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7FC6DE" w14:textId="77777777" w:rsidR="00871AA0" w:rsidRPr="006C7C4C" w:rsidRDefault="00D75DC3" w:rsidP="00E34EDB">
      <w:pPr>
        <w:autoSpaceDE w:val="0"/>
        <w:autoSpaceDN w:val="0"/>
        <w:spacing w:after="0" w:line="240" w:lineRule="auto"/>
        <w:jc w:val="both"/>
        <w:rPr>
          <w:rFonts w:eastAsia="Calibri" w:cstheme="minorHAnsi"/>
          <w:b/>
          <w:color w:val="000000"/>
          <w:sz w:val="24"/>
          <w:szCs w:val="24"/>
          <w:highlight w:val="lightGray"/>
        </w:rPr>
      </w:pPr>
      <w:r w:rsidRPr="006C7C4C">
        <w:rPr>
          <w:rFonts w:eastAsia="Calibri" w:cstheme="minorHAnsi"/>
          <w:color w:val="000000"/>
          <w:sz w:val="24"/>
          <w:szCs w:val="24"/>
          <w:highlight w:val="lightGray"/>
        </w:rPr>
        <w:t>14 de septiembre de 2026</w:t>
      </w:r>
    </w:p>
    <w:p w14:paraId="32FCDFC2" w14:textId="77777777" w:rsidR="00871AA0" w:rsidRPr="006C7C4C" w:rsidRDefault="00871AA0" w:rsidP="00E34EDB">
      <w:pPr>
        <w:autoSpaceDE w:val="0"/>
        <w:autoSpaceDN w:val="0"/>
        <w:spacing w:after="0" w:line="240" w:lineRule="auto"/>
        <w:jc w:val="both"/>
        <w:rPr>
          <w:rFonts w:cstheme="minorHAnsi"/>
          <w:bCs/>
          <w:color w:val="000000" w:themeColor="text1"/>
          <w:sz w:val="24"/>
          <w:szCs w:val="24"/>
          <w:lang w:eastAsia="es-ES"/>
        </w:rPr>
      </w:pPr>
    </w:p>
    <w:p w14:paraId="2A20D64B" w14:textId="77777777" w:rsidR="00E34EDB" w:rsidRPr="006C7C4C" w:rsidRDefault="00E34EDB" w:rsidP="00E34EDB">
      <w:pPr>
        <w:autoSpaceDE w:val="0"/>
        <w:autoSpaceDN w:val="0"/>
        <w:spacing w:after="0" w:line="240" w:lineRule="auto"/>
        <w:jc w:val="both"/>
        <w:rPr>
          <w:rFonts w:cstheme="minorHAnsi"/>
          <w:bCs/>
          <w:color w:val="000000" w:themeColor="text1"/>
          <w:sz w:val="24"/>
          <w:szCs w:val="24"/>
          <w:lang w:eastAsia="es-ES"/>
        </w:rPr>
      </w:pPr>
    </w:p>
    <w:p w14:paraId="48C9B34B" w14:textId="77777777" w:rsidR="00871AA0" w:rsidRPr="006C7C4C" w:rsidRDefault="00871AA0" w:rsidP="00E34EDB">
      <w:pPr>
        <w:spacing w:after="0" w:line="240" w:lineRule="auto"/>
        <w:jc w:val="both"/>
        <w:outlineLvl w:val="0"/>
        <w:rPr>
          <w:rFonts w:cstheme="minorHAnsi"/>
          <w:color w:val="000000" w:themeColor="text1"/>
          <w:sz w:val="24"/>
          <w:szCs w:val="24"/>
        </w:rPr>
      </w:pPr>
      <w:r w:rsidRPr="006C7C4C">
        <w:rPr>
          <w:rFonts w:cstheme="minorHAnsi"/>
          <w:color w:val="000000" w:themeColor="text1"/>
          <w:sz w:val="24"/>
          <w:szCs w:val="24"/>
        </w:rPr>
        <w:t>Señores</w:t>
      </w:r>
    </w:p>
    <w:p w14:paraId="7CF018FD" w14:textId="77777777" w:rsidR="00871AA0" w:rsidRPr="006C7C4C" w:rsidRDefault="00871AA0" w:rsidP="00E34EDB">
      <w:pPr>
        <w:spacing w:after="0" w:line="240" w:lineRule="auto"/>
        <w:jc w:val="both"/>
        <w:outlineLvl w:val="0"/>
        <w:rPr>
          <w:rFonts w:cstheme="minorHAnsi"/>
          <w:b/>
          <w:color w:val="000000" w:themeColor="text1"/>
          <w:sz w:val="24"/>
          <w:szCs w:val="24"/>
        </w:rPr>
      </w:pPr>
      <w:r w:rsidRPr="006C7C4C">
        <w:rPr>
          <w:rFonts w:cstheme="minorHAnsi"/>
          <w:b/>
          <w:color w:val="000000" w:themeColor="text1"/>
          <w:sz w:val="24"/>
          <w:szCs w:val="24"/>
        </w:rPr>
        <w:t>EMPRESA DE TRANSPORTE MASIVO</w:t>
      </w:r>
      <w:r w:rsidR="00E34EDB" w:rsidRPr="006C7C4C">
        <w:rPr>
          <w:rFonts w:cstheme="minorHAnsi"/>
          <w:b/>
          <w:color w:val="000000" w:themeColor="text1"/>
          <w:sz w:val="24"/>
          <w:szCs w:val="24"/>
        </w:rPr>
        <w:t xml:space="preserve"> DEL VALLE DE ABURRA LIMITADA</w:t>
      </w:r>
    </w:p>
    <w:p w14:paraId="21FB8C76" w14:textId="77777777" w:rsidR="00871AA0" w:rsidRPr="006C7C4C" w:rsidRDefault="00871AA0" w:rsidP="00E34EDB">
      <w:p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  <w:r w:rsidRPr="006C7C4C">
        <w:rPr>
          <w:rFonts w:cstheme="minorHAnsi"/>
          <w:color w:val="000000" w:themeColor="text1"/>
          <w:sz w:val="24"/>
          <w:szCs w:val="24"/>
        </w:rPr>
        <w:t>Bello (Antioquia) - Colombia</w:t>
      </w:r>
    </w:p>
    <w:p w14:paraId="4A484995" w14:textId="77777777" w:rsidR="00E34EDB" w:rsidRPr="006C7C4C" w:rsidRDefault="00E34EDB" w:rsidP="00E34EDB">
      <w:pPr>
        <w:spacing w:after="0" w:line="240" w:lineRule="auto"/>
        <w:jc w:val="both"/>
        <w:rPr>
          <w:rFonts w:cstheme="minorHAnsi"/>
          <w:color w:val="000000" w:themeColor="text1"/>
          <w:sz w:val="24"/>
          <w:szCs w:val="24"/>
        </w:rPr>
      </w:pPr>
    </w:p>
    <w:p w14:paraId="523BB43E" w14:textId="77777777" w:rsidR="00871AA0" w:rsidRPr="006C7C4C" w:rsidRDefault="00871AA0" w:rsidP="00E34EDB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577E8391" w14:textId="77777777" w:rsidR="00871AA0" w:rsidRPr="006C7C4C" w:rsidRDefault="00871AA0" w:rsidP="00E34EDB">
      <w:pPr>
        <w:keepNext/>
        <w:autoSpaceDE w:val="0"/>
        <w:autoSpaceDN w:val="0"/>
        <w:jc w:val="both"/>
        <w:outlineLvl w:val="1"/>
        <w:rPr>
          <w:rFonts w:cstheme="minorHAnsi"/>
          <w:bCs/>
          <w:color w:val="000000" w:themeColor="text1"/>
          <w:sz w:val="24"/>
          <w:szCs w:val="24"/>
        </w:rPr>
      </w:pPr>
      <w:bookmarkStart w:id="0" w:name="_Toc192308078"/>
      <w:bookmarkStart w:id="1" w:name="_Toc192308278"/>
      <w:r w:rsidRPr="006C7C4C">
        <w:rPr>
          <w:rFonts w:cstheme="minorHAnsi"/>
          <w:b/>
          <w:color w:val="000000" w:themeColor="text1"/>
          <w:sz w:val="24"/>
          <w:szCs w:val="24"/>
        </w:rPr>
        <w:t>Asunto</w:t>
      </w:r>
      <w:r w:rsidRPr="006C7C4C">
        <w:rPr>
          <w:rFonts w:cstheme="minorHAnsi"/>
          <w:color w:val="000000" w:themeColor="text1"/>
          <w:sz w:val="24"/>
          <w:szCs w:val="24"/>
        </w:rPr>
        <w:t>:</w:t>
      </w:r>
      <w:bookmarkEnd w:id="0"/>
      <w:bookmarkEnd w:id="1"/>
      <w:r w:rsidRPr="006C7C4C">
        <w:rPr>
          <w:rFonts w:cstheme="minorHAnsi"/>
          <w:color w:val="000000" w:themeColor="text1"/>
          <w:sz w:val="24"/>
          <w:szCs w:val="24"/>
        </w:rPr>
        <w:t xml:space="preserve"> </w:t>
      </w:r>
      <w:r w:rsidR="00E34EDB" w:rsidRPr="006C7C4C">
        <w:rPr>
          <w:rFonts w:cstheme="minorHAnsi"/>
          <w:color w:val="000000" w:themeColor="text1"/>
          <w:sz w:val="24"/>
          <w:szCs w:val="24"/>
          <w:lang w:eastAsia="x-none"/>
        </w:rPr>
        <w:t>GARANTÍA TÉCNICA.</w:t>
      </w:r>
      <w:r w:rsidR="00E34EDB" w:rsidRPr="006C7C4C">
        <w:rPr>
          <w:rFonts w:cstheme="minorHAnsi"/>
          <w:b/>
          <w:color w:val="000000" w:themeColor="text1"/>
          <w:sz w:val="24"/>
          <w:szCs w:val="24"/>
          <w:lang w:eastAsia="x-none"/>
        </w:rPr>
        <w:t xml:space="preserve">  </w:t>
      </w:r>
      <w:r w:rsidRPr="006C7C4C">
        <w:rPr>
          <w:rFonts w:cstheme="minorHAnsi"/>
          <w:bCs/>
          <w:color w:val="000000" w:themeColor="text1"/>
          <w:sz w:val="24"/>
          <w:szCs w:val="24"/>
        </w:rPr>
        <w:t xml:space="preserve">Proceso de Contratación </w:t>
      </w:r>
      <w:r w:rsidR="00B600FC" w:rsidRPr="006C7C4C">
        <w:rPr>
          <w:rFonts w:cstheme="minorHAnsi"/>
          <w:bCs/>
          <w:color w:val="000000" w:themeColor="text1"/>
          <w:sz w:val="24"/>
          <w:szCs w:val="24"/>
        </w:rPr>
        <w:t>00</w:t>
      </w:r>
      <w:r w:rsidR="00E75261">
        <w:rPr>
          <w:rFonts w:cstheme="minorHAnsi"/>
          <w:bCs/>
          <w:color w:val="000000" w:themeColor="text1"/>
          <w:sz w:val="24"/>
          <w:szCs w:val="24"/>
        </w:rPr>
        <w:t>9425</w:t>
      </w:r>
      <w:r w:rsidR="000C55CC" w:rsidRPr="006C7C4C">
        <w:rPr>
          <w:rFonts w:cstheme="minorHAnsi"/>
          <w:bCs/>
          <w:color w:val="000000" w:themeColor="text1"/>
          <w:sz w:val="24"/>
          <w:szCs w:val="24"/>
        </w:rPr>
        <w:t xml:space="preserve"> </w:t>
      </w:r>
      <w:r w:rsidRPr="006C7C4C">
        <w:rPr>
          <w:rFonts w:cstheme="minorHAnsi"/>
          <w:bCs/>
          <w:color w:val="000000" w:themeColor="text1"/>
          <w:sz w:val="24"/>
          <w:szCs w:val="24"/>
        </w:rPr>
        <w:t>“</w:t>
      </w:r>
      <w:r w:rsidR="00596354" w:rsidRPr="006C7C4C">
        <w:rPr>
          <w:rFonts w:cstheme="minorHAnsi"/>
          <w:bCs/>
          <w:color w:val="000000" w:themeColor="text1"/>
          <w:sz w:val="24"/>
          <w:szCs w:val="24"/>
        </w:rPr>
        <w:t>Suministro e instalación de mobiliario por reposición por cumplimiento de vida útil y nuevas necesidades.</w:t>
      </w:r>
      <w:r w:rsidR="00DF3CD9" w:rsidRPr="006C7C4C">
        <w:rPr>
          <w:rFonts w:cstheme="minorHAnsi"/>
          <w:bCs/>
          <w:color w:val="000000" w:themeColor="text1"/>
          <w:sz w:val="24"/>
          <w:szCs w:val="24"/>
        </w:rPr>
        <w:t>”</w:t>
      </w:r>
    </w:p>
    <w:p w14:paraId="2B8A31BC" w14:textId="77777777" w:rsidR="00871AA0" w:rsidRPr="006C7C4C" w:rsidRDefault="00871AA0" w:rsidP="00E34EDB">
      <w:pPr>
        <w:spacing w:after="0" w:line="240" w:lineRule="auto"/>
        <w:jc w:val="both"/>
        <w:rPr>
          <w:rFonts w:cstheme="minorHAnsi"/>
          <w:b/>
          <w:bCs/>
          <w:color w:val="000000" w:themeColor="text1"/>
          <w:sz w:val="24"/>
          <w:szCs w:val="24"/>
        </w:rPr>
      </w:pPr>
    </w:p>
    <w:p w14:paraId="6FA2CDE3" w14:textId="77777777" w:rsidR="006251A1" w:rsidRDefault="009F03E5" w:rsidP="006251A1">
      <w:pPr>
        <w:spacing w:before="1"/>
        <w:ind w:left="118" w:right="109"/>
        <w:jc w:val="both"/>
        <w:rPr>
          <w:rFonts w:cstheme="minorHAnsi"/>
          <w:color w:val="000000" w:themeColor="text1"/>
          <w:sz w:val="24"/>
          <w:szCs w:val="24"/>
          <w:lang w:eastAsia="es-ES"/>
        </w:rPr>
      </w:pPr>
      <w:r w:rsidRPr="006C7C4C">
        <w:rPr>
          <w:rFonts w:cstheme="minorHAnsi"/>
          <w:color w:val="000000"/>
          <w:sz w:val="24"/>
          <w:szCs w:val="24"/>
          <w:highlight w:val="lightGray"/>
        </w:rPr>
        <w:t>METÁLICAS JEP S.A.S.</w:t>
      </w:r>
      <w:r w:rsidR="000C55CC" w:rsidRPr="006C7C4C">
        <w:rPr>
          <w:rFonts w:cstheme="minorHAnsi"/>
          <w:color w:val="000000" w:themeColor="text1"/>
          <w:sz w:val="24"/>
          <w:szCs w:val="24"/>
        </w:rPr>
        <w:t xml:space="preserve"> manif</w:t>
      </w:r>
      <w:r w:rsidRPr="006C7C4C">
        <w:rPr>
          <w:rFonts w:cstheme="minorHAnsi"/>
          <w:color w:val="000000" w:themeColor="text1"/>
          <w:sz w:val="24"/>
          <w:szCs w:val="24"/>
        </w:rPr>
        <w:t xml:space="preserve">iesta </w:t>
      </w:r>
      <w:r w:rsidR="006C7C4C" w:rsidRPr="006C7C4C">
        <w:rPr>
          <w:rFonts w:cstheme="minorHAnsi"/>
          <w:color w:val="000000" w:themeColor="text1"/>
          <w:sz w:val="24"/>
          <w:szCs w:val="24"/>
        </w:rPr>
        <w:t>que,</w:t>
      </w:r>
      <w:r w:rsidR="000C55CC" w:rsidRPr="006C7C4C">
        <w:rPr>
          <w:rFonts w:cstheme="minorHAnsi"/>
          <w:color w:val="000000" w:themeColor="text1"/>
          <w:sz w:val="24"/>
          <w:szCs w:val="24"/>
        </w:rPr>
        <w:t xml:space="preserve"> e</w:t>
      </w:r>
      <w:r w:rsidR="000C55CC" w:rsidRPr="006C7C4C">
        <w:rPr>
          <w:rFonts w:cstheme="minorHAnsi"/>
          <w:color w:val="000000" w:themeColor="text1"/>
          <w:sz w:val="24"/>
          <w:szCs w:val="24"/>
          <w:lang w:eastAsia="es-ES"/>
        </w:rPr>
        <w:t xml:space="preserve">n caso de presentarse un producto defectuoso, </w:t>
      </w:r>
      <w:r w:rsidRPr="006C7C4C">
        <w:rPr>
          <w:rFonts w:cstheme="minorHAnsi"/>
          <w:color w:val="000000" w:themeColor="text1"/>
          <w:sz w:val="24"/>
          <w:szCs w:val="24"/>
          <w:lang w:eastAsia="es-ES"/>
        </w:rPr>
        <w:t>se</w:t>
      </w:r>
      <w:r w:rsidR="000C55CC" w:rsidRPr="006C7C4C">
        <w:rPr>
          <w:rFonts w:cstheme="minorHAnsi"/>
          <w:color w:val="000000" w:themeColor="text1"/>
          <w:sz w:val="24"/>
          <w:szCs w:val="24"/>
          <w:lang w:eastAsia="es-ES"/>
        </w:rPr>
        <w:t xml:space="preserve"> obliga a</w:t>
      </w:r>
      <w:r w:rsidR="00E34EDB" w:rsidRPr="006C7C4C">
        <w:rPr>
          <w:rFonts w:cstheme="minorHAnsi"/>
          <w:color w:val="000000" w:themeColor="text1"/>
          <w:sz w:val="24"/>
          <w:szCs w:val="24"/>
          <w:lang w:eastAsia="es-ES"/>
        </w:rPr>
        <w:t xml:space="preserve"> dar garantía técnica</w:t>
      </w:r>
      <w:r w:rsidR="000253FE" w:rsidRPr="006C7C4C">
        <w:rPr>
          <w:rFonts w:cstheme="minorHAnsi"/>
          <w:color w:val="000000" w:themeColor="text1"/>
          <w:sz w:val="24"/>
          <w:szCs w:val="24"/>
          <w:lang w:eastAsia="es-ES"/>
        </w:rPr>
        <w:t xml:space="preserve"> </w:t>
      </w:r>
      <w:r w:rsidR="00E4296E">
        <w:rPr>
          <w:rFonts w:cstheme="minorHAnsi"/>
          <w:color w:val="000000" w:themeColor="text1"/>
          <w:sz w:val="24"/>
          <w:szCs w:val="24"/>
          <w:lang w:eastAsia="es-ES"/>
        </w:rPr>
        <w:t xml:space="preserve">mínima de </w:t>
      </w:r>
      <w:r w:rsidR="0002146B">
        <w:rPr>
          <w:rFonts w:cstheme="minorHAnsi"/>
          <w:color w:val="000000" w:themeColor="text1"/>
          <w:sz w:val="24"/>
          <w:szCs w:val="24"/>
          <w:lang w:eastAsia="es-ES"/>
        </w:rPr>
        <w:t>un</w:t>
      </w:r>
      <w:r w:rsidR="00593877">
        <w:rPr>
          <w:rFonts w:cstheme="minorHAnsi"/>
          <w:color w:val="000000" w:themeColor="text1"/>
          <w:sz w:val="24"/>
          <w:szCs w:val="24"/>
          <w:lang w:eastAsia="es-ES"/>
        </w:rPr>
        <w:t xml:space="preserve"> (1)</w:t>
      </w:r>
      <w:r w:rsidR="0002146B">
        <w:rPr>
          <w:rFonts w:cstheme="minorHAnsi"/>
          <w:color w:val="000000" w:themeColor="text1"/>
          <w:sz w:val="24"/>
          <w:szCs w:val="24"/>
          <w:lang w:eastAsia="es-ES"/>
        </w:rPr>
        <w:t xml:space="preserve"> año</w:t>
      </w:r>
      <w:r w:rsidR="00981B5A" w:rsidRPr="006C7C4C">
        <w:rPr>
          <w:rFonts w:cstheme="minorHAnsi"/>
          <w:color w:val="000000" w:themeColor="text1"/>
          <w:sz w:val="24"/>
          <w:szCs w:val="24"/>
          <w:lang w:eastAsia="es-ES"/>
        </w:rPr>
        <w:t xml:space="preserve"> </w:t>
      </w:r>
      <w:r w:rsidR="00981B5A" w:rsidRPr="006C7C4C">
        <w:rPr>
          <w:rFonts w:cstheme="minorHAnsi"/>
          <w:color w:val="000000"/>
          <w:sz w:val="24"/>
          <w:szCs w:val="24"/>
        </w:rPr>
        <w:t>para cada uno de los elementos objeto del contrato del asunto</w:t>
      </w:r>
      <w:r w:rsidR="00641315" w:rsidRPr="006C7C4C">
        <w:rPr>
          <w:rFonts w:cstheme="minorHAnsi"/>
          <w:color w:val="000000"/>
          <w:sz w:val="24"/>
          <w:szCs w:val="24"/>
        </w:rPr>
        <w:t>.</w:t>
      </w:r>
      <w:r w:rsidR="00641315" w:rsidRPr="006C7C4C">
        <w:rPr>
          <w:rFonts w:cstheme="minorHAnsi"/>
          <w:sz w:val="24"/>
          <w:szCs w:val="24"/>
        </w:rPr>
        <w:t xml:space="preserve"> </w:t>
      </w:r>
      <w:r w:rsidR="00641315" w:rsidRPr="006C7C4C">
        <w:rPr>
          <w:rFonts w:cstheme="minorHAnsi"/>
          <w:color w:val="000000"/>
          <w:sz w:val="24"/>
          <w:szCs w:val="24"/>
        </w:rPr>
        <w:t>Además, se compromete a realizar los cambios necesarios en los productos defectuosos sin que esto represente ningún costo adicional para LA EMPRESA</w:t>
      </w:r>
      <w:r w:rsidR="00AE6AD3" w:rsidRPr="006C7C4C">
        <w:rPr>
          <w:rFonts w:cstheme="minorHAnsi"/>
          <w:color w:val="000000" w:themeColor="text1"/>
          <w:sz w:val="24"/>
          <w:szCs w:val="24"/>
          <w:lang w:eastAsia="es-ES"/>
        </w:rPr>
        <w:t>, sustituyéndolo por otro igual</w:t>
      </w:r>
      <w:r w:rsidR="00411D8F">
        <w:rPr>
          <w:rFonts w:cstheme="minorHAnsi"/>
          <w:color w:val="000000" w:themeColor="text1"/>
          <w:sz w:val="24"/>
          <w:szCs w:val="24"/>
          <w:lang w:eastAsia="es-ES"/>
        </w:rPr>
        <w:t xml:space="preserve"> </w:t>
      </w:r>
      <w:r w:rsidR="00AE6AD3" w:rsidRPr="006C7C4C">
        <w:rPr>
          <w:rFonts w:cstheme="minorHAnsi"/>
          <w:color w:val="000000" w:themeColor="text1"/>
          <w:sz w:val="24"/>
          <w:szCs w:val="24"/>
          <w:lang w:eastAsia="es-ES"/>
        </w:rPr>
        <w:t>(original) que cumpla con las normas técnicas y con las especificaciones exigidas, en el mismo tiempo de entrega ofrecido para el elemento o, a juicio de LA EMPRESA a devolver el valor cancelado con los intereses a que hubiere lugar.</w:t>
      </w:r>
    </w:p>
    <w:p w14:paraId="53C18070" w14:textId="77777777" w:rsidR="00981B5A" w:rsidRDefault="00BE19FF" w:rsidP="00981B5A">
      <w:pPr>
        <w:spacing w:before="1"/>
        <w:ind w:left="118" w:right="109"/>
        <w:jc w:val="both"/>
        <w:rPr>
          <w:rFonts w:cstheme="minorHAnsi"/>
          <w:color w:val="000000" w:themeColor="text1"/>
          <w:sz w:val="24"/>
          <w:szCs w:val="24"/>
          <w:lang w:eastAsia="es-ES"/>
        </w:rPr>
      </w:pPr>
      <w:r>
        <w:rPr>
          <w:rFonts w:cstheme="minorHAnsi"/>
          <w:color w:val="000000" w:themeColor="text1"/>
          <w:sz w:val="24"/>
          <w:szCs w:val="24"/>
          <w:lang w:eastAsia="es-ES"/>
        </w:rPr>
        <w:t xml:space="preserve">Nota: </w:t>
      </w:r>
      <w:r w:rsidR="002F487A">
        <w:rPr>
          <w:rFonts w:cstheme="minorHAnsi"/>
          <w:color w:val="000000" w:themeColor="text1"/>
          <w:sz w:val="24"/>
          <w:szCs w:val="24"/>
          <w:lang w:eastAsia="es-ES"/>
        </w:rPr>
        <w:t>Para todo mobiliario</w:t>
      </w:r>
      <w:r w:rsidR="006251A1">
        <w:rPr>
          <w:rFonts w:cstheme="minorHAnsi"/>
          <w:color w:val="000000" w:themeColor="text1"/>
          <w:sz w:val="24"/>
          <w:szCs w:val="24"/>
          <w:lang w:eastAsia="es-ES"/>
        </w:rPr>
        <w:t xml:space="preserve"> </w:t>
      </w:r>
      <w:r w:rsidR="007B6EB6">
        <w:rPr>
          <w:rFonts w:cstheme="minorHAnsi"/>
          <w:color w:val="000000" w:themeColor="text1"/>
          <w:sz w:val="24"/>
          <w:szCs w:val="24"/>
          <w:lang w:eastAsia="es-ES"/>
        </w:rPr>
        <w:t xml:space="preserve">no fabricado por </w:t>
      </w:r>
      <w:r w:rsidR="007B6EB6" w:rsidRPr="006C7C4C">
        <w:rPr>
          <w:rFonts w:cstheme="minorHAnsi"/>
          <w:color w:val="000000"/>
          <w:sz w:val="24"/>
          <w:szCs w:val="24"/>
          <w:highlight w:val="lightGray"/>
        </w:rPr>
        <w:t>METÁLICAS JEP S.A.S.</w:t>
      </w:r>
      <w:r w:rsidR="007B6EB6">
        <w:rPr>
          <w:rFonts w:cstheme="minorHAnsi"/>
          <w:color w:val="000000" w:themeColor="text1"/>
          <w:sz w:val="24"/>
          <w:szCs w:val="24"/>
        </w:rPr>
        <w:t xml:space="preserve"> </w:t>
      </w:r>
      <w:r w:rsidR="002F487A">
        <w:rPr>
          <w:rFonts w:cstheme="minorHAnsi"/>
          <w:color w:val="000000" w:themeColor="text1"/>
          <w:sz w:val="24"/>
          <w:szCs w:val="24"/>
          <w:lang w:eastAsia="es-ES"/>
        </w:rPr>
        <w:t xml:space="preserve">se </w:t>
      </w:r>
      <w:r w:rsidR="00531055">
        <w:rPr>
          <w:rFonts w:cstheme="minorHAnsi"/>
          <w:color w:val="000000" w:themeColor="text1"/>
          <w:sz w:val="24"/>
          <w:szCs w:val="24"/>
          <w:lang w:eastAsia="es-ES"/>
        </w:rPr>
        <w:t xml:space="preserve">adjunta </w:t>
      </w:r>
      <w:r w:rsidR="00531055" w:rsidRPr="00531055">
        <w:rPr>
          <w:rFonts w:cstheme="minorHAnsi"/>
          <w:color w:val="000000" w:themeColor="text1"/>
          <w:sz w:val="24"/>
          <w:szCs w:val="24"/>
          <w:lang w:eastAsia="es-ES"/>
        </w:rPr>
        <w:t>una carta del proveedor</w:t>
      </w:r>
      <w:r w:rsidR="00AC313D">
        <w:rPr>
          <w:rFonts w:cstheme="minorHAnsi"/>
          <w:color w:val="000000" w:themeColor="text1"/>
          <w:sz w:val="24"/>
          <w:szCs w:val="24"/>
          <w:lang w:eastAsia="es-ES"/>
        </w:rPr>
        <w:t xml:space="preserve"> fabricante</w:t>
      </w:r>
      <w:r w:rsidR="00531055" w:rsidRPr="00531055">
        <w:rPr>
          <w:rFonts w:cstheme="minorHAnsi"/>
          <w:color w:val="000000" w:themeColor="text1"/>
          <w:sz w:val="24"/>
          <w:szCs w:val="24"/>
          <w:lang w:eastAsia="es-ES"/>
        </w:rPr>
        <w:t xml:space="preserve"> o un documento equivalente que certifique el tiempo de garantía para dicho elemento. En cualquier caso, este período de garantía </w:t>
      </w:r>
      <w:r w:rsidR="00577854">
        <w:rPr>
          <w:rFonts w:cstheme="minorHAnsi"/>
          <w:color w:val="000000" w:themeColor="text1"/>
          <w:sz w:val="24"/>
          <w:szCs w:val="24"/>
          <w:lang w:eastAsia="es-ES"/>
        </w:rPr>
        <w:t>no es inferior a</w:t>
      </w:r>
      <w:r w:rsidR="00531055" w:rsidRPr="00531055">
        <w:rPr>
          <w:rFonts w:cstheme="minorHAnsi"/>
          <w:color w:val="000000" w:themeColor="text1"/>
          <w:sz w:val="24"/>
          <w:szCs w:val="24"/>
          <w:lang w:eastAsia="es-ES"/>
        </w:rPr>
        <w:t xml:space="preserve"> </w:t>
      </w:r>
      <w:r w:rsidR="00593877">
        <w:rPr>
          <w:rFonts w:cstheme="minorHAnsi"/>
          <w:color w:val="000000" w:themeColor="text1"/>
          <w:sz w:val="24"/>
          <w:szCs w:val="24"/>
          <w:lang w:eastAsia="es-ES"/>
        </w:rPr>
        <w:t xml:space="preserve">un (1) </w:t>
      </w:r>
      <w:r w:rsidR="0002146B">
        <w:rPr>
          <w:rFonts w:cstheme="minorHAnsi"/>
          <w:color w:val="000000" w:themeColor="text1"/>
          <w:sz w:val="24"/>
          <w:szCs w:val="24"/>
          <w:lang w:eastAsia="es-ES"/>
        </w:rPr>
        <w:t>año.</w:t>
      </w:r>
    </w:p>
    <w:p w14:paraId="41693602" w14:textId="77777777" w:rsidR="006251A1" w:rsidRDefault="000B113F" w:rsidP="006251A1">
      <w:pPr>
        <w:spacing w:before="1"/>
        <w:ind w:left="118" w:right="109"/>
        <w:jc w:val="both"/>
        <w:rPr>
          <w:rFonts w:cstheme="minorHAnsi"/>
          <w:color w:val="000000" w:themeColor="text1"/>
          <w:sz w:val="24"/>
          <w:szCs w:val="24"/>
          <w:lang w:eastAsia="es-ES"/>
        </w:rPr>
      </w:pPr>
      <w:r w:rsidRPr="000B113F">
        <w:rPr>
          <w:rFonts w:cstheme="minorHAnsi"/>
          <w:color w:val="000000" w:themeColor="text1"/>
          <w:sz w:val="24"/>
          <w:szCs w:val="24"/>
          <w:lang w:eastAsia="es-ES"/>
        </w:rPr>
        <w:t>La garantía técnica será contada a partir de la recepción a entera satisfacción de los elementos, el cual deberá ser aportado por el contratista</w:t>
      </w:r>
      <w:r w:rsidR="006251A1">
        <w:rPr>
          <w:rFonts w:cstheme="minorHAnsi"/>
          <w:color w:val="000000" w:themeColor="text1"/>
          <w:sz w:val="24"/>
          <w:szCs w:val="24"/>
          <w:lang w:eastAsia="es-ES"/>
        </w:rPr>
        <w:t>.</w:t>
      </w:r>
    </w:p>
    <w:p w14:paraId="7C49C516" w14:textId="77777777" w:rsidR="006251A1" w:rsidRDefault="00FC7B38" w:rsidP="006251A1">
      <w:pPr>
        <w:spacing w:before="1"/>
        <w:ind w:left="118" w:right="109"/>
        <w:jc w:val="both"/>
        <w:rPr>
          <w:rFonts w:cstheme="minorHAnsi"/>
          <w:color w:val="000000" w:themeColor="text1"/>
          <w:sz w:val="24"/>
          <w:szCs w:val="24"/>
          <w:lang w:eastAsia="es-ES"/>
        </w:rPr>
      </w:pPr>
      <w:r w:rsidRPr="00FC7B38">
        <w:rPr>
          <w:rFonts w:cstheme="minorHAnsi"/>
          <w:color w:val="000000" w:themeColor="text1"/>
          <w:sz w:val="24"/>
          <w:szCs w:val="24"/>
          <w:lang w:eastAsia="es-ES"/>
        </w:rPr>
        <w:t xml:space="preserve">En el caso de productos que cuenten con una </w:t>
      </w:r>
      <w:r w:rsidRPr="00FC7B38">
        <w:rPr>
          <w:rFonts w:cstheme="minorHAnsi"/>
          <w:b/>
          <w:bCs/>
          <w:color w:val="000000" w:themeColor="text1"/>
          <w:sz w:val="24"/>
          <w:szCs w:val="24"/>
          <w:lang w:eastAsia="es-ES"/>
        </w:rPr>
        <w:t>garantía extendida</w:t>
      </w:r>
      <w:r w:rsidRPr="00FC7B38">
        <w:rPr>
          <w:rFonts w:cstheme="minorHAnsi"/>
          <w:color w:val="000000" w:themeColor="text1"/>
          <w:sz w:val="24"/>
          <w:szCs w:val="24"/>
          <w:lang w:eastAsia="es-ES"/>
        </w:rPr>
        <w:t xml:space="preserve">, superior al año mínimo exigido, se presentan a continuación los </w:t>
      </w:r>
      <w:r w:rsidRPr="00FC7B38">
        <w:rPr>
          <w:rFonts w:cstheme="minorHAnsi"/>
          <w:b/>
          <w:bCs/>
          <w:color w:val="000000" w:themeColor="text1"/>
          <w:sz w:val="24"/>
          <w:szCs w:val="24"/>
          <w:lang w:eastAsia="es-ES"/>
        </w:rPr>
        <w:t>años adicionales</w:t>
      </w:r>
      <w:r w:rsidRPr="00FC7B38">
        <w:rPr>
          <w:rFonts w:cstheme="minorHAnsi"/>
          <w:color w:val="000000" w:themeColor="text1"/>
          <w:sz w:val="24"/>
          <w:szCs w:val="24"/>
          <w:lang w:eastAsia="es-ES"/>
        </w:rPr>
        <w:t xml:space="preserve"> ofrecidos de garantía técnica para cada clasificación de mobiliario:</w:t>
      </w:r>
    </w:p>
    <w:p w14:paraId="351ADF71" w14:textId="77777777" w:rsidR="006251A1" w:rsidRDefault="006251A1" w:rsidP="006251A1">
      <w:pPr>
        <w:spacing w:before="1"/>
        <w:ind w:left="118" w:right="109"/>
        <w:jc w:val="both"/>
        <w:rPr>
          <w:rFonts w:cstheme="minorHAnsi"/>
          <w:color w:val="000000" w:themeColor="text1"/>
          <w:sz w:val="24"/>
          <w:szCs w:val="24"/>
          <w:lang w:eastAsia="es-ES"/>
        </w:rPr>
      </w:pPr>
    </w:p>
    <w:p w14:paraId="62FAD507" w14:textId="77777777" w:rsidR="006251A1" w:rsidRDefault="006251A1" w:rsidP="006251A1">
      <w:pPr>
        <w:spacing w:before="1"/>
        <w:ind w:left="118" w:right="109"/>
        <w:jc w:val="both"/>
        <w:rPr>
          <w:rFonts w:cstheme="minorHAnsi"/>
          <w:color w:val="000000" w:themeColor="text1"/>
          <w:sz w:val="24"/>
          <w:szCs w:val="24"/>
          <w:lang w:eastAsia="es-ES"/>
        </w:rPr>
      </w:pPr>
    </w:p>
    <w:p w14:paraId="4BCB6BB9" w14:textId="77777777" w:rsidR="006251A1" w:rsidRDefault="006251A1" w:rsidP="006251A1">
      <w:pPr>
        <w:spacing w:before="1"/>
        <w:ind w:left="118" w:right="109"/>
        <w:jc w:val="both"/>
        <w:rPr>
          <w:rFonts w:cstheme="minorHAnsi"/>
          <w:color w:val="000000" w:themeColor="text1"/>
          <w:sz w:val="24"/>
          <w:szCs w:val="24"/>
          <w:lang w:eastAsia="es-ES"/>
        </w:rPr>
      </w:pPr>
    </w:p>
    <w:tbl>
      <w:tblPr>
        <w:tblStyle w:val="Tablanormal3"/>
        <w:tblW w:w="0" w:type="auto"/>
        <w:tblLook w:val="04A0" w:firstRow="1" w:lastRow="0" w:firstColumn="1" w:lastColumn="0" w:noHBand="0" w:noVBand="1"/>
      </w:tblPr>
      <w:tblGrid>
        <w:gridCol w:w="3544"/>
        <w:gridCol w:w="2835"/>
      </w:tblGrid>
      <w:tr w:rsidR="006251A1" w:rsidRPr="006251A1" w14:paraId="4E4422DB" w14:textId="77777777" w:rsidTr="006251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544" w:type="dxa"/>
            <w:hideMark/>
          </w:tcPr>
          <w:p w14:paraId="55F06D8D" w14:textId="77777777" w:rsidR="006251A1" w:rsidRPr="006251A1" w:rsidRDefault="006251A1" w:rsidP="00912408">
            <w:pPr>
              <w:keepNext/>
              <w:rPr>
                <w:rFonts w:ascii="Calibri" w:eastAsia="Times New Roman" w:hAnsi="Calibri" w:cs="Calibri"/>
                <w:sz w:val="20"/>
                <w:szCs w:val="20"/>
                <w:lang w:eastAsia="es-CO"/>
              </w:rPr>
            </w:pPr>
            <w:r w:rsidRPr="006251A1">
              <w:rPr>
                <w:rFonts w:ascii="Calibri" w:eastAsia="Times New Roman" w:hAnsi="Calibri" w:cs="Calibri"/>
                <w:sz w:val="20"/>
                <w:szCs w:val="20"/>
                <w:lang w:eastAsia="es-CO"/>
              </w:rPr>
              <w:lastRenderedPageBreak/>
              <w:t>Clasificación de mobiliario</w:t>
            </w:r>
          </w:p>
        </w:tc>
        <w:tc>
          <w:tcPr>
            <w:tcW w:w="2835" w:type="dxa"/>
            <w:hideMark/>
          </w:tcPr>
          <w:p w14:paraId="03A78FCB" w14:textId="77777777" w:rsidR="006251A1" w:rsidRPr="006251A1" w:rsidRDefault="006251A1" w:rsidP="00912408">
            <w:pPr>
              <w:keepNext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20"/>
                <w:szCs w:val="20"/>
                <w:lang w:eastAsia="es-CO"/>
              </w:rPr>
            </w:pPr>
            <w:r w:rsidRPr="006251A1">
              <w:rPr>
                <w:rFonts w:ascii="Calibri" w:eastAsia="Times New Roman" w:hAnsi="Calibri" w:cs="Calibri"/>
                <w:sz w:val="20"/>
                <w:szCs w:val="20"/>
                <w:lang w:eastAsia="es-CO"/>
              </w:rPr>
              <w:t>Garantía extendida (Años)</w:t>
            </w:r>
          </w:p>
        </w:tc>
      </w:tr>
      <w:tr w:rsidR="006251A1" w:rsidRPr="006251A1" w14:paraId="18E6ABBB" w14:textId="77777777" w:rsidTr="00625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hideMark/>
          </w:tcPr>
          <w:p w14:paraId="26FA09AC" w14:textId="77777777" w:rsidR="006251A1" w:rsidRPr="006251A1" w:rsidRDefault="006251A1" w:rsidP="0091240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O"/>
              </w:rPr>
            </w:pPr>
            <w:r w:rsidRPr="006251A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O"/>
              </w:rPr>
              <w:t>Puestos de Trabajo</w:t>
            </w:r>
          </w:p>
        </w:tc>
        <w:tc>
          <w:tcPr>
            <w:tcW w:w="2835" w:type="dxa"/>
            <w:noWrap/>
            <w:hideMark/>
          </w:tcPr>
          <w:p w14:paraId="6151C45A" w14:textId="77777777" w:rsidR="00105B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 años</w:t>
            </w:r>
          </w:p>
        </w:tc>
      </w:tr>
      <w:tr w:rsidR="006251A1" w:rsidRPr="006251A1" w14:paraId="3EE2C21A" w14:textId="77777777" w:rsidTr="006251A1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hideMark/>
          </w:tcPr>
          <w:p w14:paraId="6456E226" w14:textId="77777777" w:rsidR="006251A1" w:rsidRPr="006251A1" w:rsidRDefault="006251A1" w:rsidP="0091240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O"/>
              </w:rPr>
            </w:pPr>
            <w:r w:rsidRPr="006251A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O"/>
              </w:rPr>
              <w:t>Mobiliario de Almacenamiento</w:t>
            </w:r>
          </w:p>
        </w:tc>
        <w:tc>
          <w:tcPr>
            <w:tcW w:w="2835" w:type="dxa"/>
            <w:noWrap/>
            <w:hideMark/>
          </w:tcPr>
          <w:p w14:paraId="742EB500" w14:textId="77777777" w:rsidR="00105B9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años</w:t>
            </w:r>
          </w:p>
        </w:tc>
      </w:tr>
      <w:tr w:rsidR="006251A1" w:rsidRPr="006251A1" w14:paraId="7B41CDF0" w14:textId="77777777" w:rsidTr="00625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hideMark/>
          </w:tcPr>
          <w:p w14:paraId="1C3D3817" w14:textId="77777777" w:rsidR="006251A1" w:rsidRPr="006251A1" w:rsidRDefault="006251A1" w:rsidP="0091240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O"/>
              </w:rPr>
            </w:pPr>
            <w:r w:rsidRPr="006251A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O"/>
              </w:rPr>
              <w:t>Sillas</w:t>
            </w:r>
          </w:p>
        </w:tc>
        <w:tc>
          <w:tcPr>
            <w:tcW w:w="2835" w:type="dxa"/>
            <w:noWrap/>
            <w:hideMark/>
          </w:tcPr>
          <w:p w14:paraId="739D7942" w14:textId="77777777" w:rsidR="00105B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años</w:t>
            </w:r>
            <w:r>
              <w:br/>
              <w:t>(Mantenimiento preventivo al año)</w:t>
            </w:r>
          </w:p>
        </w:tc>
      </w:tr>
      <w:tr w:rsidR="006251A1" w:rsidRPr="006251A1" w14:paraId="589EB4D8" w14:textId="77777777" w:rsidTr="006251A1">
        <w:trPr>
          <w:trHeight w:val="26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hideMark/>
          </w:tcPr>
          <w:p w14:paraId="26865EDC" w14:textId="77777777" w:rsidR="006251A1" w:rsidRPr="006251A1" w:rsidRDefault="006251A1" w:rsidP="0091240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O"/>
              </w:rPr>
            </w:pPr>
            <w:r w:rsidRPr="006251A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O"/>
              </w:rPr>
              <w:t>Mobiliario de Zonas Comunes</w:t>
            </w:r>
          </w:p>
        </w:tc>
        <w:tc>
          <w:tcPr>
            <w:tcW w:w="2835" w:type="dxa"/>
            <w:noWrap/>
            <w:hideMark/>
          </w:tcPr>
          <w:p w14:paraId="0BF1DC57" w14:textId="77777777" w:rsidR="00105B9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 años</w:t>
            </w:r>
          </w:p>
        </w:tc>
      </w:tr>
      <w:tr w:rsidR="006251A1" w:rsidRPr="006251A1" w14:paraId="637B20D8" w14:textId="77777777" w:rsidTr="006251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544" w:type="dxa"/>
            <w:noWrap/>
            <w:hideMark/>
          </w:tcPr>
          <w:p w14:paraId="5B8CA7FF" w14:textId="77777777" w:rsidR="006251A1" w:rsidRPr="006251A1" w:rsidRDefault="006251A1" w:rsidP="00912408">
            <w:pPr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O"/>
              </w:rPr>
            </w:pPr>
            <w:r w:rsidRPr="006251A1">
              <w:rPr>
                <w:rFonts w:ascii="Calibri" w:eastAsia="Times New Roman" w:hAnsi="Calibri" w:cs="Calibri"/>
                <w:color w:val="000000"/>
                <w:sz w:val="20"/>
                <w:szCs w:val="20"/>
                <w:lang w:eastAsia="es-CO"/>
              </w:rPr>
              <w:t>Accesorios</w:t>
            </w:r>
          </w:p>
        </w:tc>
        <w:tc>
          <w:tcPr>
            <w:tcW w:w="2835" w:type="dxa"/>
            <w:noWrap/>
            <w:hideMark/>
          </w:tcPr>
          <w:p w14:paraId="3E15C032" w14:textId="77777777" w:rsidR="00105B9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 años</w:t>
            </w:r>
          </w:p>
        </w:tc>
      </w:tr>
    </w:tbl>
    <w:p w14:paraId="05A7E0C7" w14:textId="04C2B416" w:rsidR="006251A1" w:rsidRDefault="006251A1" w:rsidP="00E34EDB">
      <w:pPr>
        <w:jc w:val="both"/>
        <w:rPr>
          <w:rFonts w:cstheme="minorHAnsi"/>
          <w:color w:val="000000" w:themeColor="text1"/>
          <w:sz w:val="24"/>
          <w:szCs w:val="24"/>
        </w:rPr>
      </w:pPr>
    </w:p>
    <w:p w14:paraId="1466F1C3" w14:textId="3C835F6C" w:rsidR="006251A1" w:rsidRDefault="000D3761" w:rsidP="00E34EDB">
      <w:pPr>
        <w:jc w:val="both"/>
        <w:rPr>
          <w:rFonts w:cstheme="minorHAnsi"/>
          <w:color w:val="000000" w:themeColor="text1"/>
          <w:sz w:val="24"/>
          <w:szCs w:val="24"/>
        </w:rPr>
      </w:pPr>
      <w:ins w:id="2" w:author="Ivan Arbelaez Cardona" w:date="2026-09-14T15:20:00Z" w16du:dateUtc="2026-09-14T20:20:00Z">
        <w:r>
          <w:rPr>
            <w:rFonts w:cstheme="minorHAnsi"/>
            <w:noProof/>
            <w:color w:val="000000" w:themeColor="text1"/>
            <w:sz w:val="24"/>
            <w:szCs w:val="24"/>
          </w:rPr>
          <w:drawing>
            <wp:anchor distT="0" distB="0" distL="114300" distR="114300" simplePos="0" relativeHeight="251658240" behindDoc="0" locked="0" layoutInCell="1" allowOverlap="1" wp14:anchorId="4575E2D3" wp14:editId="6D21ACD7">
              <wp:simplePos x="0" y="0"/>
              <wp:positionH relativeFrom="column">
                <wp:posOffset>75565</wp:posOffset>
              </wp:positionH>
              <wp:positionV relativeFrom="paragraph">
                <wp:posOffset>149860</wp:posOffset>
              </wp:positionV>
              <wp:extent cx="1981200" cy="1865227"/>
              <wp:effectExtent l="0" t="0" r="0" b="1905"/>
              <wp:wrapNone/>
              <wp:docPr id="875201445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875201445" name="Imagen 875201445"/>
                      <pic:cNvPicPr/>
                    </pic:nvPicPr>
                    <pic:blipFill>
                      <a:blip r:embed="rId10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981200" cy="186522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</w:ins>
    </w:p>
    <w:p w14:paraId="4C55738C" w14:textId="0788C314" w:rsidR="006251A1" w:rsidRDefault="006251A1" w:rsidP="00E34EDB">
      <w:pPr>
        <w:jc w:val="both"/>
        <w:rPr>
          <w:rFonts w:cstheme="minorHAnsi"/>
          <w:color w:val="000000" w:themeColor="text1"/>
          <w:sz w:val="24"/>
          <w:szCs w:val="24"/>
        </w:rPr>
      </w:pPr>
    </w:p>
    <w:p w14:paraId="053E940F" w14:textId="257E1252" w:rsidR="00871AA0" w:rsidRDefault="00871AA0" w:rsidP="00E34EDB">
      <w:pPr>
        <w:jc w:val="both"/>
        <w:rPr>
          <w:ins w:id="3" w:author="Ivan Arbelaez Cardona" w:date="2026-09-14T15:19:00Z" w16du:dateUtc="2026-09-14T20:19:00Z"/>
          <w:rFonts w:cstheme="minorHAnsi"/>
          <w:color w:val="000000" w:themeColor="text1"/>
          <w:sz w:val="24"/>
          <w:szCs w:val="24"/>
        </w:rPr>
      </w:pPr>
      <w:r w:rsidRPr="006C7C4C">
        <w:rPr>
          <w:rFonts w:cstheme="minorHAnsi"/>
          <w:color w:val="000000" w:themeColor="text1"/>
          <w:sz w:val="24"/>
          <w:szCs w:val="24"/>
        </w:rPr>
        <w:t>Atentamente,</w:t>
      </w:r>
    </w:p>
    <w:p w14:paraId="2A53D2EC" w14:textId="4F4658EA" w:rsidR="000D3761" w:rsidRPr="006C7C4C" w:rsidRDefault="000D3761" w:rsidP="00E34EDB">
      <w:pPr>
        <w:jc w:val="both"/>
        <w:rPr>
          <w:rFonts w:cstheme="minorHAnsi"/>
          <w:color w:val="000000" w:themeColor="text1"/>
          <w:sz w:val="24"/>
          <w:szCs w:val="24"/>
        </w:rPr>
      </w:pPr>
    </w:p>
    <w:p w14:paraId="4CC2C0E4" w14:textId="70F26587" w:rsidR="00871AA0" w:rsidRPr="006C7C4C" w:rsidRDefault="00871AA0" w:rsidP="00E34EDB">
      <w:pPr>
        <w:jc w:val="both"/>
        <w:rPr>
          <w:rFonts w:cstheme="minorHAnsi"/>
          <w:color w:val="000000" w:themeColor="text1"/>
          <w:sz w:val="24"/>
          <w:szCs w:val="24"/>
        </w:rPr>
      </w:pPr>
      <w:r w:rsidRPr="006C7C4C">
        <w:rPr>
          <w:rFonts w:cstheme="minorHAnsi"/>
          <w:color w:val="000000" w:themeColor="text1"/>
          <w:sz w:val="24"/>
          <w:szCs w:val="24"/>
        </w:rPr>
        <w:t>_________________________________</w:t>
      </w:r>
    </w:p>
    <w:p w14:paraId="666EC291" w14:textId="77777777" w:rsidR="00871AA0" w:rsidRPr="006C7C4C" w:rsidRDefault="009F03E5" w:rsidP="00B62DDA">
      <w:pPr>
        <w:rPr>
          <w:rFonts w:cstheme="minorHAnsi"/>
          <w:bCs/>
          <w:color w:val="000000" w:themeColor="text1"/>
          <w:sz w:val="24"/>
          <w:szCs w:val="24"/>
          <w:highlight w:val="lightGray"/>
          <w:lang w:eastAsia="es-ES"/>
        </w:rPr>
      </w:pPr>
      <w:r w:rsidRPr="006C7C4C">
        <w:rPr>
          <w:rFonts w:cstheme="minorHAnsi"/>
          <w:bCs/>
          <w:color w:val="000000" w:themeColor="text1"/>
          <w:sz w:val="24"/>
          <w:szCs w:val="24"/>
          <w:highlight w:val="lightGray"/>
          <w:lang w:eastAsia="es-ES"/>
        </w:rPr>
        <w:t>Jorge Eliecer Parrado Bolaños</w:t>
      </w:r>
      <w:r w:rsidRPr="006C7C4C">
        <w:rPr>
          <w:rFonts w:cstheme="minorHAnsi"/>
          <w:bCs/>
          <w:color w:val="000000" w:themeColor="text1"/>
          <w:sz w:val="24"/>
          <w:szCs w:val="24"/>
          <w:highlight w:val="lightGray"/>
          <w:lang w:eastAsia="es-ES"/>
        </w:rPr>
        <w:br/>
        <w:t>C.C. 16.596.683</w:t>
      </w:r>
      <w:r w:rsidRPr="006C7C4C">
        <w:rPr>
          <w:rFonts w:cstheme="minorHAnsi"/>
          <w:bCs/>
          <w:color w:val="000000" w:themeColor="text1"/>
          <w:sz w:val="24"/>
          <w:szCs w:val="24"/>
          <w:highlight w:val="lightGray"/>
          <w:lang w:eastAsia="es-ES"/>
        </w:rPr>
        <w:br/>
        <w:t>Representante legal</w:t>
      </w:r>
    </w:p>
    <w:sectPr w:rsidR="00871AA0" w:rsidRPr="006C7C4C" w:rsidSect="00635CD8">
      <w:headerReference w:type="default" r:id="rId11"/>
      <w:pgSz w:w="12240" w:h="15840"/>
      <w:pgMar w:top="2268" w:right="1701" w:bottom="1701" w:left="1701" w:header="1757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3071C" w14:textId="77777777" w:rsidR="00911FF7" w:rsidRDefault="00911FF7" w:rsidP="00635CD8">
      <w:pPr>
        <w:spacing w:after="0" w:line="240" w:lineRule="auto"/>
      </w:pPr>
      <w:r>
        <w:separator/>
      </w:r>
    </w:p>
  </w:endnote>
  <w:endnote w:type="continuationSeparator" w:id="0">
    <w:p w14:paraId="0C39E7BA" w14:textId="77777777" w:rsidR="00911FF7" w:rsidRDefault="00911FF7" w:rsidP="00635C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412A5" w14:textId="77777777" w:rsidR="00911FF7" w:rsidRDefault="00911FF7" w:rsidP="00635CD8">
      <w:pPr>
        <w:spacing w:after="0" w:line="240" w:lineRule="auto"/>
      </w:pPr>
      <w:r>
        <w:separator/>
      </w:r>
    </w:p>
  </w:footnote>
  <w:footnote w:type="continuationSeparator" w:id="0">
    <w:p w14:paraId="70FBFD3B" w14:textId="77777777" w:rsidR="00911FF7" w:rsidRDefault="00911FF7" w:rsidP="00635C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D69AC" w14:textId="77777777" w:rsidR="000012A5" w:rsidRPr="00635CD8" w:rsidRDefault="000012A5">
    <w:pPr>
      <w:pStyle w:val="Encabezado"/>
      <w:pBdr>
        <w:bottom w:val="single" w:sz="6" w:space="1" w:color="auto"/>
      </w:pBdr>
      <w:rPr>
        <w:b/>
        <w:sz w:val="20"/>
      </w:rPr>
    </w:pPr>
    <w:r w:rsidRPr="00635CD8">
      <w:rPr>
        <w:b/>
        <w:sz w:val="20"/>
      </w:rPr>
      <w:t>Formato 9. Garantía técnica mínima exigida</w:t>
    </w:r>
  </w:p>
  <w:p w14:paraId="40BBC613" w14:textId="77777777" w:rsidR="000012A5" w:rsidRDefault="000012A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001EF9"/>
    <w:multiLevelType w:val="multilevel"/>
    <w:tmpl w:val="2E0866EC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  <w:lang w:val="es-ES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133387063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Ivan Arbelaez Cardona">
    <w15:presenceInfo w15:providerId="Windows Live" w15:userId="ebccc958126f842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AA0"/>
    <w:rsid w:val="000012A5"/>
    <w:rsid w:val="0000139C"/>
    <w:rsid w:val="00001B3A"/>
    <w:rsid w:val="00003699"/>
    <w:rsid w:val="00003CDE"/>
    <w:rsid w:val="000047A7"/>
    <w:rsid w:val="00004BE2"/>
    <w:rsid w:val="00004E3B"/>
    <w:rsid w:val="000103BB"/>
    <w:rsid w:val="00011042"/>
    <w:rsid w:val="0001430D"/>
    <w:rsid w:val="00014F54"/>
    <w:rsid w:val="00017515"/>
    <w:rsid w:val="0002081B"/>
    <w:rsid w:val="0002146B"/>
    <w:rsid w:val="000228A0"/>
    <w:rsid w:val="00023057"/>
    <w:rsid w:val="0002350E"/>
    <w:rsid w:val="00024C24"/>
    <w:rsid w:val="00025190"/>
    <w:rsid w:val="000251F9"/>
    <w:rsid w:val="000253FE"/>
    <w:rsid w:val="0002775D"/>
    <w:rsid w:val="000313EE"/>
    <w:rsid w:val="000314C1"/>
    <w:rsid w:val="00031799"/>
    <w:rsid w:val="00032AC4"/>
    <w:rsid w:val="00034459"/>
    <w:rsid w:val="00034C52"/>
    <w:rsid w:val="00035190"/>
    <w:rsid w:val="000363AB"/>
    <w:rsid w:val="0003785B"/>
    <w:rsid w:val="00041525"/>
    <w:rsid w:val="000416FB"/>
    <w:rsid w:val="000427DC"/>
    <w:rsid w:val="000427FF"/>
    <w:rsid w:val="0004286A"/>
    <w:rsid w:val="000429FA"/>
    <w:rsid w:val="00044497"/>
    <w:rsid w:val="00044890"/>
    <w:rsid w:val="00047D7D"/>
    <w:rsid w:val="0005129D"/>
    <w:rsid w:val="00054A78"/>
    <w:rsid w:val="00056475"/>
    <w:rsid w:val="000610FD"/>
    <w:rsid w:val="000662D2"/>
    <w:rsid w:val="00066A51"/>
    <w:rsid w:val="000674C2"/>
    <w:rsid w:val="000712DE"/>
    <w:rsid w:val="00071E96"/>
    <w:rsid w:val="00073164"/>
    <w:rsid w:val="00074736"/>
    <w:rsid w:val="00075F43"/>
    <w:rsid w:val="0008022A"/>
    <w:rsid w:val="0008167A"/>
    <w:rsid w:val="000830E7"/>
    <w:rsid w:val="00085E9C"/>
    <w:rsid w:val="00087396"/>
    <w:rsid w:val="00087B90"/>
    <w:rsid w:val="00090607"/>
    <w:rsid w:val="00090E6C"/>
    <w:rsid w:val="00095C65"/>
    <w:rsid w:val="000A158D"/>
    <w:rsid w:val="000A17E8"/>
    <w:rsid w:val="000A229E"/>
    <w:rsid w:val="000A44CA"/>
    <w:rsid w:val="000B093D"/>
    <w:rsid w:val="000B0E43"/>
    <w:rsid w:val="000B113F"/>
    <w:rsid w:val="000B1343"/>
    <w:rsid w:val="000B23E1"/>
    <w:rsid w:val="000B53F7"/>
    <w:rsid w:val="000B5A2F"/>
    <w:rsid w:val="000C125B"/>
    <w:rsid w:val="000C26D3"/>
    <w:rsid w:val="000C2E98"/>
    <w:rsid w:val="000C389E"/>
    <w:rsid w:val="000C3DA7"/>
    <w:rsid w:val="000C55CC"/>
    <w:rsid w:val="000C6AE9"/>
    <w:rsid w:val="000D0A69"/>
    <w:rsid w:val="000D0EEC"/>
    <w:rsid w:val="000D3387"/>
    <w:rsid w:val="000D3761"/>
    <w:rsid w:val="000D4EE7"/>
    <w:rsid w:val="000D59E0"/>
    <w:rsid w:val="000D61D3"/>
    <w:rsid w:val="000D75AC"/>
    <w:rsid w:val="000E2BEE"/>
    <w:rsid w:val="000E3143"/>
    <w:rsid w:val="000E3770"/>
    <w:rsid w:val="000E436F"/>
    <w:rsid w:val="000E71E9"/>
    <w:rsid w:val="000F08C8"/>
    <w:rsid w:val="000F17D2"/>
    <w:rsid w:val="000F1DA7"/>
    <w:rsid w:val="000F3588"/>
    <w:rsid w:val="000F3EA4"/>
    <w:rsid w:val="000F50E7"/>
    <w:rsid w:val="000F673F"/>
    <w:rsid w:val="001018AE"/>
    <w:rsid w:val="0010262F"/>
    <w:rsid w:val="00102AC8"/>
    <w:rsid w:val="00104634"/>
    <w:rsid w:val="00105B96"/>
    <w:rsid w:val="00107E41"/>
    <w:rsid w:val="00113F98"/>
    <w:rsid w:val="00114689"/>
    <w:rsid w:val="001168EA"/>
    <w:rsid w:val="00116B82"/>
    <w:rsid w:val="0011752D"/>
    <w:rsid w:val="001246EC"/>
    <w:rsid w:val="001248AB"/>
    <w:rsid w:val="0013078D"/>
    <w:rsid w:val="00135352"/>
    <w:rsid w:val="00136D46"/>
    <w:rsid w:val="00141B5D"/>
    <w:rsid w:val="00142DAE"/>
    <w:rsid w:val="00143163"/>
    <w:rsid w:val="00147698"/>
    <w:rsid w:val="00147891"/>
    <w:rsid w:val="00151D88"/>
    <w:rsid w:val="001537F3"/>
    <w:rsid w:val="0015526D"/>
    <w:rsid w:val="001565E5"/>
    <w:rsid w:val="001632D3"/>
    <w:rsid w:val="00164E17"/>
    <w:rsid w:val="0016524A"/>
    <w:rsid w:val="00165F0C"/>
    <w:rsid w:val="0016693E"/>
    <w:rsid w:val="00167CD8"/>
    <w:rsid w:val="00175E8A"/>
    <w:rsid w:val="00177CD6"/>
    <w:rsid w:val="001802DB"/>
    <w:rsid w:val="00180DE7"/>
    <w:rsid w:val="00181AF9"/>
    <w:rsid w:val="00181EA2"/>
    <w:rsid w:val="00182094"/>
    <w:rsid w:val="001825B6"/>
    <w:rsid w:val="00182BAF"/>
    <w:rsid w:val="00182E29"/>
    <w:rsid w:val="00183287"/>
    <w:rsid w:val="00191F52"/>
    <w:rsid w:val="00193049"/>
    <w:rsid w:val="001956D6"/>
    <w:rsid w:val="00195AB4"/>
    <w:rsid w:val="00196E62"/>
    <w:rsid w:val="0019797E"/>
    <w:rsid w:val="001A0242"/>
    <w:rsid w:val="001A0849"/>
    <w:rsid w:val="001A1593"/>
    <w:rsid w:val="001A1FF4"/>
    <w:rsid w:val="001A2719"/>
    <w:rsid w:val="001A4256"/>
    <w:rsid w:val="001A6A31"/>
    <w:rsid w:val="001B0A37"/>
    <w:rsid w:val="001B0BC0"/>
    <w:rsid w:val="001B2619"/>
    <w:rsid w:val="001B39CE"/>
    <w:rsid w:val="001B56F7"/>
    <w:rsid w:val="001B65D4"/>
    <w:rsid w:val="001B792D"/>
    <w:rsid w:val="001C237A"/>
    <w:rsid w:val="001C3338"/>
    <w:rsid w:val="001C4D4F"/>
    <w:rsid w:val="001C57CE"/>
    <w:rsid w:val="001C6B74"/>
    <w:rsid w:val="001C7000"/>
    <w:rsid w:val="001D1026"/>
    <w:rsid w:val="001D2C1E"/>
    <w:rsid w:val="001D3933"/>
    <w:rsid w:val="001D4E2A"/>
    <w:rsid w:val="001D68F6"/>
    <w:rsid w:val="001E3007"/>
    <w:rsid w:val="001E3C74"/>
    <w:rsid w:val="001E523B"/>
    <w:rsid w:val="001E6B44"/>
    <w:rsid w:val="001F0990"/>
    <w:rsid w:val="001F1ECF"/>
    <w:rsid w:val="001F4F52"/>
    <w:rsid w:val="001F56F3"/>
    <w:rsid w:val="001F6675"/>
    <w:rsid w:val="001F77C8"/>
    <w:rsid w:val="001F7D87"/>
    <w:rsid w:val="002015FC"/>
    <w:rsid w:val="00205463"/>
    <w:rsid w:val="00212CB0"/>
    <w:rsid w:val="002136E2"/>
    <w:rsid w:val="00213900"/>
    <w:rsid w:val="00217CD9"/>
    <w:rsid w:val="00221173"/>
    <w:rsid w:val="00221267"/>
    <w:rsid w:val="00223F87"/>
    <w:rsid w:val="0022524A"/>
    <w:rsid w:val="002253D4"/>
    <w:rsid w:val="00227E6A"/>
    <w:rsid w:val="00230FFA"/>
    <w:rsid w:val="00233590"/>
    <w:rsid w:val="0023558C"/>
    <w:rsid w:val="002356FB"/>
    <w:rsid w:val="00235F83"/>
    <w:rsid w:val="00236011"/>
    <w:rsid w:val="00237721"/>
    <w:rsid w:val="00241452"/>
    <w:rsid w:val="00241A49"/>
    <w:rsid w:val="0024213F"/>
    <w:rsid w:val="00247754"/>
    <w:rsid w:val="00250819"/>
    <w:rsid w:val="00251D5F"/>
    <w:rsid w:val="00253B40"/>
    <w:rsid w:val="002544FD"/>
    <w:rsid w:val="002553D4"/>
    <w:rsid w:val="00255601"/>
    <w:rsid w:val="00257FF2"/>
    <w:rsid w:val="00260966"/>
    <w:rsid w:val="00263825"/>
    <w:rsid w:val="0026498F"/>
    <w:rsid w:val="00273127"/>
    <w:rsid w:val="0027357B"/>
    <w:rsid w:val="0027412F"/>
    <w:rsid w:val="00274324"/>
    <w:rsid w:val="0027438B"/>
    <w:rsid w:val="0027685D"/>
    <w:rsid w:val="00277B0F"/>
    <w:rsid w:val="0028303A"/>
    <w:rsid w:val="00284F2C"/>
    <w:rsid w:val="00286266"/>
    <w:rsid w:val="00286DE1"/>
    <w:rsid w:val="00286FC2"/>
    <w:rsid w:val="002938CF"/>
    <w:rsid w:val="00293B74"/>
    <w:rsid w:val="00294FE2"/>
    <w:rsid w:val="00295567"/>
    <w:rsid w:val="00295A15"/>
    <w:rsid w:val="00295BEC"/>
    <w:rsid w:val="00295D77"/>
    <w:rsid w:val="002A00DB"/>
    <w:rsid w:val="002A0661"/>
    <w:rsid w:val="002A380E"/>
    <w:rsid w:val="002A44F2"/>
    <w:rsid w:val="002A46D0"/>
    <w:rsid w:val="002A6295"/>
    <w:rsid w:val="002A6DE2"/>
    <w:rsid w:val="002A7C75"/>
    <w:rsid w:val="002B1642"/>
    <w:rsid w:val="002B38DB"/>
    <w:rsid w:val="002B790E"/>
    <w:rsid w:val="002C7108"/>
    <w:rsid w:val="002C7DF6"/>
    <w:rsid w:val="002D0FA0"/>
    <w:rsid w:val="002D2637"/>
    <w:rsid w:val="002D5330"/>
    <w:rsid w:val="002D65BF"/>
    <w:rsid w:val="002E0019"/>
    <w:rsid w:val="002E0C05"/>
    <w:rsid w:val="002E17E3"/>
    <w:rsid w:val="002E3075"/>
    <w:rsid w:val="002E3ED0"/>
    <w:rsid w:val="002E69C5"/>
    <w:rsid w:val="002F1C4F"/>
    <w:rsid w:val="002F405A"/>
    <w:rsid w:val="002F487A"/>
    <w:rsid w:val="002F5C55"/>
    <w:rsid w:val="002F6634"/>
    <w:rsid w:val="003002F8"/>
    <w:rsid w:val="00305197"/>
    <w:rsid w:val="00306CC7"/>
    <w:rsid w:val="0030724E"/>
    <w:rsid w:val="0030791C"/>
    <w:rsid w:val="00307C22"/>
    <w:rsid w:val="00307D94"/>
    <w:rsid w:val="0031307E"/>
    <w:rsid w:val="00313F81"/>
    <w:rsid w:val="003158EA"/>
    <w:rsid w:val="00315E79"/>
    <w:rsid w:val="00316CAF"/>
    <w:rsid w:val="003172EC"/>
    <w:rsid w:val="00317AE5"/>
    <w:rsid w:val="00320663"/>
    <w:rsid w:val="003250BF"/>
    <w:rsid w:val="0032619C"/>
    <w:rsid w:val="003265AA"/>
    <w:rsid w:val="0033257B"/>
    <w:rsid w:val="003340B8"/>
    <w:rsid w:val="00336F42"/>
    <w:rsid w:val="00341542"/>
    <w:rsid w:val="00351A24"/>
    <w:rsid w:val="00353EEE"/>
    <w:rsid w:val="00355968"/>
    <w:rsid w:val="00363587"/>
    <w:rsid w:val="00367F9F"/>
    <w:rsid w:val="00371302"/>
    <w:rsid w:val="003718BC"/>
    <w:rsid w:val="00373ABB"/>
    <w:rsid w:val="003745D0"/>
    <w:rsid w:val="00375A73"/>
    <w:rsid w:val="00382BFE"/>
    <w:rsid w:val="00383106"/>
    <w:rsid w:val="00385070"/>
    <w:rsid w:val="0038567A"/>
    <w:rsid w:val="003920CD"/>
    <w:rsid w:val="003934F1"/>
    <w:rsid w:val="003A06BB"/>
    <w:rsid w:val="003A14E9"/>
    <w:rsid w:val="003A75DE"/>
    <w:rsid w:val="003B16C4"/>
    <w:rsid w:val="003B17FB"/>
    <w:rsid w:val="003B2F1D"/>
    <w:rsid w:val="003B632D"/>
    <w:rsid w:val="003B6D17"/>
    <w:rsid w:val="003B764D"/>
    <w:rsid w:val="003C0755"/>
    <w:rsid w:val="003C0AC8"/>
    <w:rsid w:val="003C1D09"/>
    <w:rsid w:val="003C2A99"/>
    <w:rsid w:val="003C5FF7"/>
    <w:rsid w:val="003C63CC"/>
    <w:rsid w:val="003C6FC5"/>
    <w:rsid w:val="003C78A6"/>
    <w:rsid w:val="003D0BE5"/>
    <w:rsid w:val="003D5467"/>
    <w:rsid w:val="003D6907"/>
    <w:rsid w:val="003D69AD"/>
    <w:rsid w:val="003E2303"/>
    <w:rsid w:val="003E263F"/>
    <w:rsid w:val="003E2820"/>
    <w:rsid w:val="003E3312"/>
    <w:rsid w:val="003E4129"/>
    <w:rsid w:val="003E594A"/>
    <w:rsid w:val="003F1C88"/>
    <w:rsid w:val="003F2AA6"/>
    <w:rsid w:val="003F7702"/>
    <w:rsid w:val="004000F3"/>
    <w:rsid w:val="00402D74"/>
    <w:rsid w:val="00403C86"/>
    <w:rsid w:val="00404A82"/>
    <w:rsid w:val="004050DC"/>
    <w:rsid w:val="00406C87"/>
    <w:rsid w:val="00410F6A"/>
    <w:rsid w:val="00411D8F"/>
    <w:rsid w:val="00412731"/>
    <w:rsid w:val="0041407F"/>
    <w:rsid w:val="00414D0A"/>
    <w:rsid w:val="004161A5"/>
    <w:rsid w:val="00420B95"/>
    <w:rsid w:val="00422141"/>
    <w:rsid w:val="004264B0"/>
    <w:rsid w:val="004264FA"/>
    <w:rsid w:val="00426FF9"/>
    <w:rsid w:val="0043389D"/>
    <w:rsid w:val="00434643"/>
    <w:rsid w:val="00434762"/>
    <w:rsid w:val="00435ED1"/>
    <w:rsid w:val="00437924"/>
    <w:rsid w:val="0044226F"/>
    <w:rsid w:val="00442831"/>
    <w:rsid w:val="0044431B"/>
    <w:rsid w:val="0044774F"/>
    <w:rsid w:val="00450B28"/>
    <w:rsid w:val="00453AE0"/>
    <w:rsid w:val="0045434B"/>
    <w:rsid w:val="004556FB"/>
    <w:rsid w:val="00456071"/>
    <w:rsid w:val="00457788"/>
    <w:rsid w:val="004618F4"/>
    <w:rsid w:val="00461F0A"/>
    <w:rsid w:val="00467E7E"/>
    <w:rsid w:val="004711FC"/>
    <w:rsid w:val="004736F1"/>
    <w:rsid w:val="00474A55"/>
    <w:rsid w:val="00477A6B"/>
    <w:rsid w:val="0048154B"/>
    <w:rsid w:val="0048172C"/>
    <w:rsid w:val="004831B3"/>
    <w:rsid w:val="00484EB8"/>
    <w:rsid w:val="00485E60"/>
    <w:rsid w:val="0048681C"/>
    <w:rsid w:val="0048712D"/>
    <w:rsid w:val="004877E8"/>
    <w:rsid w:val="0049031B"/>
    <w:rsid w:val="00490B9B"/>
    <w:rsid w:val="00493388"/>
    <w:rsid w:val="004A22F8"/>
    <w:rsid w:val="004A2C7A"/>
    <w:rsid w:val="004A41C8"/>
    <w:rsid w:val="004B1C13"/>
    <w:rsid w:val="004B2DBD"/>
    <w:rsid w:val="004B4032"/>
    <w:rsid w:val="004B6EB1"/>
    <w:rsid w:val="004C08F1"/>
    <w:rsid w:val="004C3312"/>
    <w:rsid w:val="004C56C7"/>
    <w:rsid w:val="004C693D"/>
    <w:rsid w:val="004D23B5"/>
    <w:rsid w:val="004D3549"/>
    <w:rsid w:val="004D4F09"/>
    <w:rsid w:val="004D61B6"/>
    <w:rsid w:val="004D7B73"/>
    <w:rsid w:val="004E3931"/>
    <w:rsid w:val="004E3FCF"/>
    <w:rsid w:val="004E49FF"/>
    <w:rsid w:val="004E6952"/>
    <w:rsid w:val="004E6FDE"/>
    <w:rsid w:val="004E7307"/>
    <w:rsid w:val="004F0FE0"/>
    <w:rsid w:val="004F3330"/>
    <w:rsid w:val="004F4C95"/>
    <w:rsid w:val="004F54DA"/>
    <w:rsid w:val="004F59A3"/>
    <w:rsid w:val="004F6404"/>
    <w:rsid w:val="00500CD7"/>
    <w:rsid w:val="00503EE3"/>
    <w:rsid w:val="00510CF0"/>
    <w:rsid w:val="00512BBF"/>
    <w:rsid w:val="00513375"/>
    <w:rsid w:val="005148E7"/>
    <w:rsid w:val="0051568E"/>
    <w:rsid w:val="0051601D"/>
    <w:rsid w:val="00517EB1"/>
    <w:rsid w:val="00520DA2"/>
    <w:rsid w:val="00521104"/>
    <w:rsid w:val="00521390"/>
    <w:rsid w:val="00521ED4"/>
    <w:rsid w:val="00522BB0"/>
    <w:rsid w:val="005268D4"/>
    <w:rsid w:val="00531055"/>
    <w:rsid w:val="00532DC1"/>
    <w:rsid w:val="00533491"/>
    <w:rsid w:val="00534EFB"/>
    <w:rsid w:val="005364BF"/>
    <w:rsid w:val="0053701F"/>
    <w:rsid w:val="00540D58"/>
    <w:rsid w:val="0054289D"/>
    <w:rsid w:val="00545267"/>
    <w:rsid w:val="00546E1B"/>
    <w:rsid w:val="0055039B"/>
    <w:rsid w:val="005517DF"/>
    <w:rsid w:val="005534C5"/>
    <w:rsid w:val="00555056"/>
    <w:rsid w:val="005560C2"/>
    <w:rsid w:val="0055752B"/>
    <w:rsid w:val="0055772C"/>
    <w:rsid w:val="00562693"/>
    <w:rsid w:val="005635F3"/>
    <w:rsid w:val="00570091"/>
    <w:rsid w:val="0057082C"/>
    <w:rsid w:val="00571FBA"/>
    <w:rsid w:val="00574E61"/>
    <w:rsid w:val="0057576B"/>
    <w:rsid w:val="00576013"/>
    <w:rsid w:val="00576E9D"/>
    <w:rsid w:val="00577806"/>
    <w:rsid w:val="00577854"/>
    <w:rsid w:val="00580334"/>
    <w:rsid w:val="00583CF4"/>
    <w:rsid w:val="00584245"/>
    <w:rsid w:val="00587AE7"/>
    <w:rsid w:val="00593877"/>
    <w:rsid w:val="00594A8E"/>
    <w:rsid w:val="005956DF"/>
    <w:rsid w:val="0059624D"/>
    <w:rsid w:val="00596317"/>
    <w:rsid w:val="00596354"/>
    <w:rsid w:val="005970F9"/>
    <w:rsid w:val="00597B1C"/>
    <w:rsid w:val="005A263B"/>
    <w:rsid w:val="005A379A"/>
    <w:rsid w:val="005A48C3"/>
    <w:rsid w:val="005A5ED7"/>
    <w:rsid w:val="005A6297"/>
    <w:rsid w:val="005A6EC4"/>
    <w:rsid w:val="005B1DEB"/>
    <w:rsid w:val="005B220F"/>
    <w:rsid w:val="005B2851"/>
    <w:rsid w:val="005B2A3C"/>
    <w:rsid w:val="005B6D34"/>
    <w:rsid w:val="005B6EBD"/>
    <w:rsid w:val="005C1AC8"/>
    <w:rsid w:val="005C423B"/>
    <w:rsid w:val="005C5E0D"/>
    <w:rsid w:val="005C7D46"/>
    <w:rsid w:val="005D1E1E"/>
    <w:rsid w:val="005D2DCB"/>
    <w:rsid w:val="005D3495"/>
    <w:rsid w:val="005E03F1"/>
    <w:rsid w:val="005E3B82"/>
    <w:rsid w:val="005E41B5"/>
    <w:rsid w:val="005E4975"/>
    <w:rsid w:val="005E6EFA"/>
    <w:rsid w:val="005F5368"/>
    <w:rsid w:val="005F7118"/>
    <w:rsid w:val="00601AA6"/>
    <w:rsid w:val="00602349"/>
    <w:rsid w:val="0060375F"/>
    <w:rsid w:val="00603F65"/>
    <w:rsid w:val="006071B2"/>
    <w:rsid w:val="006109B5"/>
    <w:rsid w:val="00611CB0"/>
    <w:rsid w:val="00613BA4"/>
    <w:rsid w:val="0061455F"/>
    <w:rsid w:val="00615513"/>
    <w:rsid w:val="00616645"/>
    <w:rsid w:val="00616FF9"/>
    <w:rsid w:val="006172F8"/>
    <w:rsid w:val="0062280E"/>
    <w:rsid w:val="00623816"/>
    <w:rsid w:val="00623F37"/>
    <w:rsid w:val="006251A1"/>
    <w:rsid w:val="00625284"/>
    <w:rsid w:val="0062645F"/>
    <w:rsid w:val="006264B2"/>
    <w:rsid w:val="006272D4"/>
    <w:rsid w:val="006355C0"/>
    <w:rsid w:val="00635CD8"/>
    <w:rsid w:val="00636820"/>
    <w:rsid w:val="00636B03"/>
    <w:rsid w:val="00636F03"/>
    <w:rsid w:val="00641315"/>
    <w:rsid w:val="0064381F"/>
    <w:rsid w:val="0064724C"/>
    <w:rsid w:val="00647BCF"/>
    <w:rsid w:val="00650661"/>
    <w:rsid w:val="006523DF"/>
    <w:rsid w:val="00656336"/>
    <w:rsid w:val="00656971"/>
    <w:rsid w:val="00656F73"/>
    <w:rsid w:val="00661197"/>
    <w:rsid w:val="00661F9B"/>
    <w:rsid w:val="00666249"/>
    <w:rsid w:val="006662A7"/>
    <w:rsid w:val="006710A1"/>
    <w:rsid w:val="00673208"/>
    <w:rsid w:val="00674358"/>
    <w:rsid w:val="00674FA0"/>
    <w:rsid w:val="00684AF3"/>
    <w:rsid w:val="006851DB"/>
    <w:rsid w:val="00690815"/>
    <w:rsid w:val="0069290D"/>
    <w:rsid w:val="006966A9"/>
    <w:rsid w:val="00696B76"/>
    <w:rsid w:val="006A2209"/>
    <w:rsid w:val="006A2CBD"/>
    <w:rsid w:val="006A2DCF"/>
    <w:rsid w:val="006A2F48"/>
    <w:rsid w:val="006A3566"/>
    <w:rsid w:val="006A46CE"/>
    <w:rsid w:val="006A5C85"/>
    <w:rsid w:val="006B1D2D"/>
    <w:rsid w:val="006B2A52"/>
    <w:rsid w:val="006B53F7"/>
    <w:rsid w:val="006B5B11"/>
    <w:rsid w:val="006B64FB"/>
    <w:rsid w:val="006B7162"/>
    <w:rsid w:val="006B79E9"/>
    <w:rsid w:val="006B7E07"/>
    <w:rsid w:val="006C055E"/>
    <w:rsid w:val="006C2D5D"/>
    <w:rsid w:val="006C33AF"/>
    <w:rsid w:val="006C3D52"/>
    <w:rsid w:val="006C486D"/>
    <w:rsid w:val="006C4969"/>
    <w:rsid w:val="006C4F35"/>
    <w:rsid w:val="006C689E"/>
    <w:rsid w:val="006C7528"/>
    <w:rsid w:val="006C7C4C"/>
    <w:rsid w:val="006D013C"/>
    <w:rsid w:val="006D0689"/>
    <w:rsid w:val="006D0B39"/>
    <w:rsid w:val="006D1368"/>
    <w:rsid w:val="006D1752"/>
    <w:rsid w:val="006D360F"/>
    <w:rsid w:val="006D4E68"/>
    <w:rsid w:val="006D7D8A"/>
    <w:rsid w:val="006E0153"/>
    <w:rsid w:val="006E26FC"/>
    <w:rsid w:val="006E756C"/>
    <w:rsid w:val="006E7F49"/>
    <w:rsid w:val="006F39C2"/>
    <w:rsid w:val="006F44BC"/>
    <w:rsid w:val="006F555D"/>
    <w:rsid w:val="006F73C7"/>
    <w:rsid w:val="007004D2"/>
    <w:rsid w:val="00702567"/>
    <w:rsid w:val="00711528"/>
    <w:rsid w:val="00713E30"/>
    <w:rsid w:val="00717CC8"/>
    <w:rsid w:val="00720C79"/>
    <w:rsid w:val="00725678"/>
    <w:rsid w:val="0072703C"/>
    <w:rsid w:val="007312F8"/>
    <w:rsid w:val="00731F25"/>
    <w:rsid w:val="00732A05"/>
    <w:rsid w:val="007341B3"/>
    <w:rsid w:val="00734D72"/>
    <w:rsid w:val="007400A1"/>
    <w:rsid w:val="00740D0E"/>
    <w:rsid w:val="007420DC"/>
    <w:rsid w:val="0074314C"/>
    <w:rsid w:val="00745701"/>
    <w:rsid w:val="007457AC"/>
    <w:rsid w:val="0074581C"/>
    <w:rsid w:val="007504C7"/>
    <w:rsid w:val="00750BEB"/>
    <w:rsid w:val="00754B7C"/>
    <w:rsid w:val="0075619E"/>
    <w:rsid w:val="00757BA6"/>
    <w:rsid w:val="007606B6"/>
    <w:rsid w:val="00760DD1"/>
    <w:rsid w:val="00761F44"/>
    <w:rsid w:val="00762F32"/>
    <w:rsid w:val="0076372F"/>
    <w:rsid w:val="00766DD8"/>
    <w:rsid w:val="00767548"/>
    <w:rsid w:val="00767DC5"/>
    <w:rsid w:val="00770EAE"/>
    <w:rsid w:val="00773326"/>
    <w:rsid w:val="00777904"/>
    <w:rsid w:val="00781088"/>
    <w:rsid w:val="00783F18"/>
    <w:rsid w:val="00784FE9"/>
    <w:rsid w:val="00785CBE"/>
    <w:rsid w:val="007877BD"/>
    <w:rsid w:val="00791B52"/>
    <w:rsid w:val="007933C5"/>
    <w:rsid w:val="007956F7"/>
    <w:rsid w:val="00797B40"/>
    <w:rsid w:val="007A080B"/>
    <w:rsid w:val="007A0FE7"/>
    <w:rsid w:val="007A31B6"/>
    <w:rsid w:val="007A3F91"/>
    <w:rsid w:val="007A6AF5"/>
    <w:rsid w:val="007B09D2"/>
    <w:rsid w:val="007B1943"/>
    <w:rsid w:val="007B2BE9"/>
    <w:rsid w:val="007B479B"/>
    <w:rsid w:val="007B5F9F"/>
    <w:rsid w:val="007B61A4"/>
    <w:rsid w:val="007B6421"/>
    <w:rsid w:val="007B6EB6"/>
    <w:rsid w:val="007B6EE2"/>
    <w:rsid w:val="007B792C"/>
    <w:rsid w:val="007C15D4"/>
    <w:rsid w:val="007C24C8"/>
    <w:rsid w:val="007C35A8"/>
    <w:rsid w:val="007C513C"/>
    <w:rsid w:val="007C6390"/>
    <w:rsid w:val="007C773B"/>
    <w:rsid w:val="007D2623"/>
    <w:rsid w:val="007D5957"/>
    <w:rsid w:val="007D64B0"/>
    <w:rsid w:val="007D6700"/>
    <w:rsid w:val="007E176E"/>
    <w:rsid w:val="007E1ABD"/>
    <w:rsid w:val="007E469B"/>
    <w:rsid w:val="007E55F2"/>
    <w:rsid w:val="007E6F5F"/>
    <w:rsid w:val="007E7EFE"/>
    <w:rsid w:val="007F11F4"/>
    <w:rsid w:val="007F65D5"/>
    <w:rsid w:val="007F68FC"/>
    <w:rsid w:val="008034A0"/>
    <w:rsid w:val="00804C0E"/>
    <w:rsid w:val="00804EAB"/>
    <w:rsid w:val="00810A5F"/>
    <w:rsid w:val="0081161A"/>
    <w:rsid w:val="00811A32"/>
    <w:rsid w:val="00811C0B"/>
    <w:rsid w:val="00814DBB"/>
    <w:rsid w:val="00815D7C"/>
    <w:rsid w:val="00816A9E"/>
    <w:rsid w:val="00820B41"/>
    <w:rsid w:val="00823465"/>
    <w:rsid w:val="00824C4B"/>
    <w:rsid w:val="00824CEB"/>
    <w:rsid w:val="00826E16"/>
    <w:rsid w:val="00827BF8"/>
    <w:rsid w:val="00827CC3"/>
    <w:rsid w:val="00831DEC"/>
    <w:rsid w:val="00834B97"/>
    <w:rsid w:val="00836B89"/>
    <w:rsid w:val="00840F0B"/>
    <w:rsid w:val="00841893"/>
    <w:rsid w:val="00844608"/>
    <w:rsid w:val="0084501D"/>
    <w:rsid w:val="00845A6B"/>
    <w:rsid w:val="0084760B"/>
    <w:rsid w:val="008504C7"/>
    <w:rsid w:val="008561D2"/>
    <w:rsid w:val="0085702C"/>
    <w:rsid w:val="00857939"/>
    <w:rsid w:val="0086324E"/>
    <w:rsid w:val="00865AB6"/>
    <w:rsid w:val="008660B2"/>
    <w:rsid w:val="00867BB1"/>
    <w:rsid w:val="008700BE"/>
    <w:rsid w:val="00870CFD"/>
    <w:rsid w:val="00871AA0"/>
    <w:rsid w:val="008722FF"/>
    <w:rsid w:val="008735C5"/>
    <w:rsid w:val="00875C68"/>
    <w:rsid w:val="0088037C"/>
    <w:rsid w:val="00880565"/>
    <w:rsid w:val="008811FB"/>
    <w:rsid w:val="00882986"/>
    <w:rsid w:val="00882CFA"/>
    <w:rsid w:val="00883A66"/>
    <w:rsid w:val="00883E6A"/>
    <w:rsid w:val="00884872"/>
    <w:rsid w:val="0088525E"/>
    <w:rsid w:val="00885944"/>
    <w:rsid w:val="00885D08"/>
    <w:rsid w:val="0089002B"/>
    <w:rsid w:val="00890A02"/>
    <w:rsid w:val="0089170B"/>
    <w:rsid w:val="00891E84"/>
    <w:rsid w:val="00892465"/>
    <w:rsid w:val="0089368B"/>
    <w:rsid w:val="00893AEB"/>
    <w:rsid w:val="00893CE2"/>
    <w:rsid w:val="00896ECC"/>
    <w:rsid w:val="00897AE3"/>
    <w:rsid w:val="00897EF3"/>
    <w:rsid w:val="008A18A7"/>
    <w:rsid w:val="008A2C2D"/>
    <w:rsid w:val="008A3469"/>
    <w:rsid w:val="008A3CE9"/>
    <w:rsid w:val="008A3F45"/>
    <w:rsid w:val="008A49F7"/>
    <w:rsid w:val="008B10AE"/>
    <w:rsid w:val="008B1D40"/>
    <w:rsid w:val="008B2913"/>
    <w:rsid w:val="008B3788"/>
    <w:rsid w:val="008B471A"/>
    <w:rsid w:val="008B4A2B"/>
    <w:rsid w:val="008B61F4"/>
    <w:rsid w:val="008B6760"/>
    <w:rsid w:val="008B7DE2"/>
    <w:rsid w:val="008C0A7A"/>
    <w:rsid w:val="008C50C7"/>
    <w:rsid w:val="008D3149"/>
    <w:rsid w:val="008D359B"/>
    <w:rsid w:val="008D384A"/>
    <w:rsid w:val="008D3CFF"/>
    <w:rsid w:val="008D5CB0"/>
    <w:rsid w:val="008D6D62"/>
    <w:rsid w:val="008E5494"/>
    <w:rsid w:val="008E57E5"/>
    <w:rsid w:val="008E6A8A"/>
    <w:rsid w:val="008E7C6B"/>
    <w:rsid w:val="008F06FC"/>
    <w:rsid w:val="008F46C1"/>
    <w:rsid w:val="008F55E0"/>
    <w:rsid w:val="008F5EAD"/>
    <w:rsid w:val="008F6B7B"/>
    <w:rsid w:val="008F7E1B"/>
    <w:rsid w:val="00907ECD"/>
    <w:rsid w:val="00911FF7"/>
    <w:rsid w:val="009127C5"/>
    <w:rsid w:val="00916345"/>
    <w:rsid w:val="00916B20"/>
    <w:rsid w:val="009228B3"/>
    <w:rsid w:val="009321A5"/>
    <w:rsid w:val="00932EA8"/>
    <w:rsid w:val="00934C90"/>
    <w:rsid w:val="00942610"/>
    <w:rsid w:val="00944158"/>
    <w:rsid w:val="009444F8"/>
    <w:rsid w:val="00945461"/>
    <w:rsid w:val="00945E73"/>
    <w:rsid w:val="00946F94"/>
    <w:rsid w:val="009471FF"/>
    <w:rsid w:val="00950BE8"/>
    <w:rsid w:val="00952830"/>
    <w:rsid w:val="009553A4"/>
    <w:rsid w:val="00963215"/>
    <w:rsid w:val="00972A6D"/>
    <w:rsid w:val="00972E14"/>
    <w:rsid w:val="009733E6"/>
    <w:rsid w:val="00973E96"/>
    <w:rsid w:val="009749EC"/>
    <w:rsid w:val="00980829"/>
    <w:rsid w:val="00981B5A"/>
    <w:rsid w:val="00981F51"/>
    <w:rsid w:val="00983241"/>
    <w:rsid w:val="009844FB"/>
    <w:rsid w:val="0099022A"/>
    <w:rsid w:val="00991146"/>
    <w:rsid w:val="00993274"/>
    <w:rsid w:val="0099474F"/>
    <w:rsid w:val="00997A27"/>
    <w:rsid w:val="009A01A7"/>
    <w:rsid w:val="009A19CC"/>
    <w:rsid w:val="009A4833"/>
    <w:rsid w:val="009A7C61"/>
    <w:rsid w:val="009A7CBF"/>
    <w:rsid w:val="009B00EF"/>
    <w:rsid w:val="009B1183"/>
    <w:rsid w:val="009B228F"/>
    <w:rsid w:val="009B2F66"/>
    <w:rsid w:val="009B4F71"/>
    <w:rsid w:val="009B5F03"/>
    <w:rsid w:val="009B6665"/>
    <w:rsid w:val="009B75C0"/>
    <w:rsid w:val="009B77D8"/>
    <w:rsid w:val="009B7D7E"/>
    <w:rsid w:val="009B7EF2"/>
    <w:rsid w:val="009C1A3F"/>
    <w:rsid w:val="009C30E1"/>
    <w:rsid w:val="009D1214"/>
    <w:rsid w:val="009D1F31"/>
    <w:rsid w:val="009D225F"/>
    <w:rsid w:val="009D2C51"/>
    <w:rsid w:val="009D3642"/>
    <w:rsid w:val="009D43E2"/>
    <w:rsid w:val="009D4BEA"/>
    <w:rsid w:val="009D62C3"/>
    <w:rsid w:val="009E050A"/>
    <w:rsid w:val="009E1A45"/>
    <w:rsid w:val="009E4D8E"/>
    <w:rsid w:val="009E6B56"/>
    <w:rsid w:val="009F03E5"/>
    <w:rsid w:val="009F1358"/>
    <w:rsid w:val="009F3B17"/>
    <w:rsid w:val="009F4326"/>
    <w:rsid w:val="009F63B2"/>
    <w:rsid w:val="009F749F"/>
    <w:rsid w:val="009F78EE"/>
    <w:rsid w:val="009F7E3F"/>
    <w:rsid w:val="00A00482"/>
    <w:rsid w:val="00A0506B"/>
    <w:rsid w:val="00A05FB1"/>
    <w:rsid w:val="00A06AF8"/>
    <w:rsid w:val="00A11766"/>
    <w:rsid w:val="00A133AC"/>
    <w:rsid w:val="00A15076"/>
    <w:rsid w:val="00A17ED9"/>
    <w:rsid w:val="00A205A4"/>
    <w:rsid w:val="00A2095B"/>
    <w:rsid w:val="00A23264"/>
    <w:rsid w:val="00A2497C"/>
    <w:rsid w:val="00A24DE2"/>
    <w:rsid w:val="00A25AE0"/>
    <w:rsid w:val="00A30E44"/>
    <w:rsid w:val="00A32E5F"/>
    <w:rsid w:val="00A35766"/>
    <w:rsid w:val="00A37D92"/>
    <w:rsid w:val="00A402B4"/>
    <w:rsid w:val="00A417E6"/>
    <w:rsid w:val="00A42800"/>
    <w:rsid w:val="00A4480B"/>
    <w:rsid w:val="00A44DD6"/>
    <w:rsid w:val="00A46071"/>
    <w:rsid w:val="00A46CA1"/>
    <w:rsid w:val="00A46CBF"/>
    <w:rsid w:val="00A47A04"/>
    <w:rsid w:val="00A516B3"/>
    <w:rsid w:val="00A5219D"/>
    <w:rsid w:val="00A52287"/>
    <w:rsid w:val="00A5433C"/>
    <w:rsid w:val="00A54358"/>
    <w:rsid w:val="00A5489D"/>
    <w:rsid w:val="00A54C56"/>
    <w:rsid w:val="00A5603C"/>
    <w:rsid w:val="00A60633"/>
    <w:rsid w:val="00A60C77"/>
    <w:rsid w:val="00A61ECB"/>
    <w:rsid w:val="00A640A8"/>
    <w:rsid w:val="00A736AD"/>
    <w:rsid w:val="00A74E05"/>
    <w:rsid w:val="00A85F76"/>
    <w:rsid w:val="00A85F83"/>
    <w:rsid w:val="00A923C5"/>
    <w:rsid w:val="00A92672"/>
    <w:rsid w:val="00A95458"/>
    <w:rsid w:val="00A963C4"/>
    <w:rsid w:val="00AA05A9"/>
    <w:rsid w:val="00AA3577"/>
    <w:rsid w:val="00AA3B24"/>
    <w:rsid w:val="00AA3BBD"/>
    <w:rsid w:val="00AA5015"/>
    <w:rsid w:val="00AA5AB0"/>
    <w:rsid w:val="00AB030C"/>
    <w:rsid w:val="00AB1078"/>
    <w:rsid w:val="00AB2D34"/>
    <w:rsid w:val="00AB367F"/>
    <w:rsid w:val="00AB36B7"/>
    <w:rsid w:val="00AB4244"/>
    <w:rsid w:val="00AB465D"/>
    <w:rsid w:val="00AB5BED"/>
    <w:rsid w:val="00AB7414"/>
    <w:rsid w:val="00AC09EE"/>
    <w:rsid w:val="00AC1564"/>
    <w:rsid w:val="00AC1CD3"/>
    <w:rsid w:val="00AC2231"/>
    <w:rsid w:val="00AC313D"/>
    <w:rsid w:val="00AC4963"/>
    <w:rsid w:val="00AC566C"/>
    <w:rsid w:val="00AC7B44"/>
    <w:rsid w:val="00AD35ED"/>
    <w:rsid w:val="00AD56AC"/>
    <w:rsid w:val="00AD75B7"/>
    <w:rsid w:val="00AE0A7F"/>
    <w:rsid w:val="00AE182E"/>
    <w:rsid w:val="00AE1F43"/>
    <w:rsid w:val="00AE2FDB"/>
    <w:rsid w:val="00AE6AD3"/>
    <w:rsid w:val="00AE7BE7"/>
    <w:rsid w:val="00AF02DD"/>
    <w:rsid w:val="00AF2F16"/>
    <w:rsid w:val="00AF6926"/>
    <w:rsid w:val="00B022B8"/>
    <w:rsid w:val="00B02582"/>
    <w:rsid w:val="00B10296"/>
    <w:rsid w:val="00B14A49"/>
    <w:rsid w:val="00B15276"/>
    <w:rsid w:val="00B22A48"/>
    <w:rsid w:val="00B263B7"/>
    <w:rsid w:val="00B26782"/>
    <w:rsid w:val="00B26810"/>
    <w:rsid w:val="00B30E77"/>
    <w:rsid w:val="00B31BDC"/>
    <w:rsid w:val="00B338A7"/>
    <w:rsid w:val="00B34818"/>
    <w:rsid w:val="00B35CE6"/>
    <w:rsid w:val="00B36140"/>
    <w:rsid w:val="00B36491"/>
    <w:rsid w:val="00B36A5B"/>
    <w:rsid w:val="00B41BB5"/>
    <w:rsid w:val="00B459A9"/>
    <w:rsid w:val="00B47133"/>
    <w:rsid w:val="00B47498"/>
    <w:rsid w:val="00B47532"/>
    <w:rsid w:val="00B50E79"/>
    <w:rsid w:val="00B51A68"/>
    <w:rsid w:val="00B53470"/>
    <w:rsid w:val="00B540A6"/>
    <w:rsid w:val="00B548A5"/>
    <w:rsid w:val="00B54949"/>
    <w:rsid w:val="00B55268"/>
    <w:rsid w:val="00B600FC"/>
    <w:rsid w:val="00B621BA"/>
    <w:rsid w:val="00B62239"/>
    <w:rsid w:val="00B62DDA"/>
    <w:rsid w:val="00B64BE1"/>
    <w:rsid w:val="00B65B79"/>
    <w:rsid w:val="00B66EC5"/>
    <w:rsid w:val="00B74BF4"/>
    <w:rsid w:val="00B7600A"/>
    <w:rsid w:val="00B76543"/>
    <w:rsid w:val="00B803A6"/>
    <w:rsid w:val="00B80E3C"/>
    <w:rsid w:val="00B855DC"/>
    <w:rsid w:val="00B904B7"/>
    <w:rsid w:val="00B90754"/>
    <w:rsid w:val="00B90DF6"/>
    <w:rsid w:val="00B93334"/>
    <w:rsid w:val="00B952E0"/>
    <w:rsid w:val="00B971EC"/>
    <w:rsid w:val="00B9777A"/>
    <w:rsid w:val="00BA46A5"/>
    <w:rsid w:val="00BA7BC6"/>
    <w:rsid w:val="00BB1540"/>
    <w:rsid w:val="00BB3124"/>
    <w:rsid w:val="00BB489D"/>
    <w:rsid w:val="00BC08F9"/>
    <w:rsid w:val="00BC1524"/>
    <w:rsid w:val="00BC3A5E"/>
    <w:rsid w:val="00BC40C7"/>
    <w:rsid w:val="00BC48F3"/>
    <w:rsid w:val="00BD0A4B"/>
    <w:rsid w:val="00BD623B"/>
    <w:rsid w:val="00BD7E21"/>
    <w:rsid w:val="00BE0DCF"/>
    <w:rsid w:val="00BE103D"/>
    <w:rsid w:val="00BE19F1"/>
    <w:rsid w:val="00BE19FF"/>
    <w:rsid w:val="00BE523C"/>
    <w:rsid w:val="00BE64EB"/>
    <w:rsid w:val="00BE6876"/>
    <w:rsid w:val="00BE691E"/>
    <w:rsid w:val="00BE6D0C"/>
    <w:rsid w:val="00BF08AE"/>
    <w:rsid w:val="00BF28AA"/>
    <w:rsid w:val="00BF3486"/>
    <w:rsid w:val="00BF3844"/>
    <w:rsid w:val="00BF3B61"/>
    <w:rsid w:val="00BF481A"/>
    <w:rsid w:val="00BF49A3"/>
    <w:rsid w:val="00C01179"/>
    <w:rsid w:val="00C02593"/>
    <w:rsid w:val="00C03139"/>
    <w:rsid w:val="00C03736"/>
    <w:rsid w:val="00C05873"/>
    <w:rsid w:val="00C074D2"/>
    <w:rsid w:val="00C07723"/>
    <w:rsid w:val="00C108AF"/>
    <w:rsid w:val="00C12267"/>
    <w:rsid w:val="00C179BC"/>
    <w:rsid w:val="00C207F2"/>
    <w:rsid w:val="00C21967"/>
    <w:rsid w:val="00C22D25"/>
    <w:rsid w:val="00C23362"/>
    <w:rsid w:val="00C250DC"/>
    <w:rsid w:val="00C26588"/>
    <w:rsid w:val="00C30786"/>
    <w:rsid w:val="00C31012"/>
    <w:rsid w:val="00C32782"/>
    <w:rsid w:val="00C33F5C"/>
    <w:rsid w:val="00C34C00"/>
    <w:rsid w:val="00C35B56"/>
    <w:rsid w:val="00C35FD2"/>
    <w:rsid w:val="00C368F9"/>
    <w:rsid w:val="00C40831"/>
    <w:rsid w:val="00C4091C"/>
    <w:rsid w:val="00C4388C"/>
    <w:rsid w:val="00C46686"/>
    <w:rsid w:val="00C47088"/>
    <w:rsid w:val="00C47297"/>
    <w:rsid w:val="00C47C57"/>
    <w:rsid w:val="00C50528"/>
    <w:rsid w:val="00C53628"/>
    <w:rsid w:val="00C55891"/>
    <w:rsid w:val="00C55DF5"/>
    <w:rsid w:val="00C56193"/>
    <w:rsid w:val="00C563B0"/>
    <w:rsid w:val="00C570CA"/>
    <w:rsid w:val="00C579BA"/>
    <w:rsid w:val="00C57E44"/>
    <w:rsid w:val="00C6008C"/>
    <w:rsid w:val="00C60598"/>
    <w:rsid w:val="00C61088"/>
    <w:rsid w:val="00C629A8"/>
    <w:rsid w:val="00C640A3"/>
    <w:rsid w:val="00C64995"/>
    <w:rsid w:val="00C71B4B"/>
    <w:rsid w:val="00C7317F"/>
    <w:rsid w:val="00C7408D"/>
    <w:rsid w:val="00C75857"/>
    <w:rsid w:val="00C769FC"/>
    <w:rsid w:val="00C8339A"/>
    <w:rsid w:val="00C8568B"/>
    <w:rsid w:val="00C87CEF"/>
    <w:rsid w:val="00C9069E"/>
    <w:rsid w:val="00C94DF0"/>
    <w:rsid w:val="00C95402"/>
    <w:rsid w:val="00C95A16"/>
    <w:rsid w:val="00C968F3"/>
    <w:rsid w:val="00C96E50"/>
    <w:rsid w:val="00CA01CB"/>
    <w:rsid w:val="00CA0D4B"/>
    <w:rsid w:val="00CA1004"/>
    <w:rsid w:val="00CA1B86"/>
    <w:rsid w:val="00CA4BD0"/>
    <w:rsid w:val="00CA6538"/>
    <w:rsid w:val="00CA7BA4"/>
    <w:rsid w:val="00CB00EA"/>
    <w:rsid w:val="00CB25EC"/>
    <w:rsid w:val="00CB2F13"/>
    <w:rsid w:val="00CB7801"/>
    <w:rsid w:val="00CC044A"/>
    <w:rsid w:val="00CC3486"/>
    <w:rsid w:val="00CC4BC9"/>
    <w:rsid w:val="00CD0CB6"/>
    <w:rsid w:val="00CD2337"/>
    <w:rsid w:val="00CD40B7"/>
    <w:rsid w:val="00CD4BFD"/>
    <w:rsid w:val="00CD5A71"/>
    <w:rsid w:val="00CD6913"/>
    <w:rsid w:val="00CD72F1"/>
    <w:rsid w:val="00CD78A7"/>
    <w:rsid w:val="00CE099B"/>
    <w:rsid w:val="00CE1759"/>
    <w:rsid w:val="00CE34DB"/>
    <w:rsid w:val="00CE731E"/>
    <w:rsid w:val="00CF4F66"/>
    <w:rsid w:val="00CF60F3"/>
    <w:rsid w:val="00CF6303"/>
    <w:rsid w:val="00CF7247"/>
    <w:rsid w:val="00D02BB4"/>
    <w:rsid w:val="00D03467"/>
    <w:rsid w:val="00D07D61"/>
    <w:rsid w:val="00D13152"/>
    <w:rsid w:val="00D15546"/>
    <w:rsid w:val="00D1573B"/>
    <w:rsid w:val="00D1710F"/>
    <w:rsid w:val="00D20330"/>
    <w:rsid w:val="00D2342A"/>
    <w:rsid w:val="00D24106"/>
    <w:rsid w:val="00D243CF"/>
    <w:rsid w:val="00D2473D"/>
    <w:rsid w:val="00D2665D"/>
    <w:rsid w:val="00D26F8E"/>
    <w:rsid w:val="00D30023"/>
    <w:rsid w:val="00D301D7"/>
    <w:rsid w:val="00D32302"/>
    <w:rsid w:val="00D33031"/>
    <w:rsid w:val="00D40C8D"/>
    <w:rsid w:val="00D412B8"/>
    <w:rsid w:val="00D43F3B"/>
    <w:rsid w:val="00D47B9B"/>
    <w:rsid w:val="00D514F9"/>
    <w:rsid w:val="00D530FA"/>
    <w:rsid w:val="00D5347A"/>
    <w:rsid w:val="00D542C5"/>
    <w:rsid w:val="00D557C2"/>
    <w:rsid w:val="00D55C0D"/>
    <w:rsid w:val="00D56036"/>
    <w:rsid w:val="00D56699"/>
    <w:rsid w:val="00D61023"/>
    <w:rsid w:val="00D61C40"/>
    <w:rsid w:val="00D631D9"/>
    <w:rsid w:val="00D67B38"/>
    <w:rsid w:val="00D71230"/>
    <w:rsid w:val="00D73E44"/>
    <w:rsid w:val="00D75DC3"/>
    <w:rsid w:val="00D77C0B"/>
    <w:rsid w:val="00D8047C"/>
    <w:rsid w:val="00D80A1A"/>
    <w:rsid w:val="00D84AA3"/>
    <w:rsid w:val="00D85902"/>
    <w:rsid w:val="00D86AA6"/>
    <w:rsid w:val="00D872F4"/>
    <w:rsid w:val="00D9413C"/>
    <w:rsid w:val="00D96606"/>
    <w:rsid w:val="00D96B40"/>
    <w:rsid w:val="00DA1284"/>
    <w:rsid w:val="00DA1435"/>
    <w:rsid w:val="00DA3802"/>
    <w:rsid w:val="00DA456C"/>
    <w:rsid w:val="00DA72BC"/>
    <w:rsid w:val="00DA7452"/>
    <w:rsid w:val="00DA7768"/>
    <w:rsid w:val="00DB152C"/>
    <w:rsid w:val="00DB2789"/>
    <w:rsid w:val="00DB2B09"/>
    <w:rsid w:val="00DB5E22"/>
    <w:rsid w:val="00DB5FD8"/>
    <w:rsid w:val="00DC3239"/>
    <w:rsid w:val="00DC3275"/>
    <w:rsid w:val="00DC373B"/>
    <w:rsid w:val="00DC6B58"/>
    <w:rsid w:val="00DD17F7"/>
    <w:rsid w:val="00DD19E3"/>
    <w:rsid w:val="00DD32C2"/>
    <w:rsid w:val="00DD4001"/>
    <w:rsid w:val="00DD51E7"/>
    <w:rsid w:val="00DD5BD8"/>
    <w:rsid w:val="00DD6814"/>
    <w:rsid w:val="00DD7F76"/>
    <w:rsid w:val="00DE197C"/>
    <w:rsid w:val="00DE19DE"/>
    <w:rsid w:val="00DE21DE"/>
    <w:rsid w:val="00DE260C"/>
    <w:rsid w:val="00DE5634"/>
    <w:rsid w:val="00DF3CD9"/>
    <w:rsid w:val="00E00FA6"/>
    <w:rsid w:val="00E01399"/>
    <w:rsid w:val="00E0335C"/>
    <w:rsid w:val="00E035E2"/>
    <w:rsid w:val="00E10DDF"/>
    <w:rsid w:val="00E114F2"/>
    <w:rsid w:val="00E15328"/>
    <w:rsid w:val="00E16C1B"/>
    <w:rsid w:val="00E23E71"/>
    <w:rsid w:val="00E259B8"/>
    <w:rsid w:val="00E2664A"/>
    <w:rsid w:val="00E279D5"/>
    <w:rsid w:val="00E3034F"/>
    <w:rsid w:val="00E319EE"/>
    <w:rsid w:val="00E34EDB"/>
    <w:rsid w:val="00E357E0"/>
    <w:rsid w:val="00E35872"/>
    <w:rsid w:val="00E359DF"/>
    <w:rsid w:val="00E364B5"/>
    <w:rsid w:val="00E374B3"/>
    <w:rsid w:val="00E37688"/>
    <w:rsid w:val="00E41CBF"/>
    <w:rsid w:val="00E41DED"/>
    <w:rsid w:val="00E4296E"/>
    <w:rsid w:val="00E47353"/>
    <w:rsid w:val="00E47540"/>
    <w:rsid w:val="00E50AC3"/>
    <w:rsid w:val="00E52018"/>
    <w:rsid w:val="00E52894"/>
    <w:rsid w:val="00E52B1B"/>
    <w:rsid w:val="00E56F2F"/>
    <w:rsid w:val="00E638FA"/>
    <w:rsid w:val="00E6458D"/>
    <w:rsid w:val="00E701FC"/>
    <w:rsid w:val="00E71C67"/>
    <w:rsid w:val="00E72CA1"/>
    <w:rsid w:val="00E746D7"/>
    <w:rsid w:val="00E75261"/>
    <w:rsid w:val="00E76CA8"/>
    <w:rsid w:val="00E7700B"/>
    <w:rsid w:val="00E77870"/>
    <w:rsid w:val="00E80D00"/>
    <w:rsid w:val="00E813A5"/>
    <w:rsid w:val="00E816D4"/>
    <w:rsid w:val="00E820D7"/>
    <w:rsid w:val="00E84E94"/>
    <w:rsid w:val="00E8611F"/>
    <w:rsid w:val="00E87F3D"/>
    <w:rsid w:val="00E91022"/>
    <w:rsid w:val="00E91B18"/>
    <w:rsid w:val="00E91CDD"/>
    <w:rsid w:val="00E922CC"/>
    <w:rsid w:val="00E92B5B"/>
    <w:rsid w:val="00E93184"/>
    <w:rsid w:val="00E96263"/>
    <w:rsid w:val="00EA106A"/>
    <w:rsid w:val="00EA3F56"/>
    <w:rsid w:val="00EA6BEB"/>
    <w:rsid w:val="00EB1139"/>
    <w:rsid w:val="00EB1574"/>
    <w:rsid w:val="00EB4378"/>
    <w:rsid w:val="00EB597C"/>
    <w:rsid w:val="00EB5D28"/>
    <w:rsid w:val="00EB7538"/>
    <w:rsid w:val="00EB79E6"/>
    <w:rsid w:val="00EC18BD"/>
    <w:rsid w:val="00EC6785"/>
    <w:rsid w:val="00ED2A2C"/>
    <w:rsid w:val="00EE15D3"/>
    <w:rsid w:val="00EE7011"/>
    <w:rsid w:val="00EE72CD"/>
    <w:rsid w:val="00EE74C6"/>
    <w:rsid w:val="00EF1321"/>
    <w:rsid w:val="00EF229D"/>
    <w:rsid w:val="00EF7EE6"/>
    <w:rsid w:val="00F04622"/>
    <w:rsid w:val="00F04ECA"/>
    <w:rsid w:val="00F11766"/>
    <w:rsid w:val="00F13A71"/>
    <w:rsid w:val="00F15549"/>
    <w:rsid w:val="00F167C7"/>
    <w:rsid w:val="00F171F2"/>
    <w:rsid w:val="00F17B82"/>
    <w:rsid w:val="00F209B8"/>
    <w:rsid w:val="00F20E37"/>
    <w:rsid w:val="00F233AF"/>
    <w:rsid w:val="00F253F3"/>
    <w:rsid w:val="00F26C6A"/>
    <w:rsid w:val="00F30A3B"/>
    <w:rsid w:val="00F30EC4"/>
    <w:rsid w:val="00F33E43"/>
    <w:rsid w:val="00F344D9"/>
    <w:rsid w:val="00F44E86"/>
    <w:rsid w:val="00F46969"/>
    <w:rsid w:val="00F46BF0"/>
    <w:rsid w:val="00F5133F"/>
    <w:rsid w:val="00F51381"/>
    <w:rsid w:val="00F52AF4"/>
    <w:rsid w:val="00F55710"/>
    <w:rsid w:val="00F60A19"/>
    <w:rsid w:val="00F65F92"/>
    <w:rsid w:val="00F66EE2"/>
    <w:rsid w:val="00F679DD"/>
    <w:rsid w:val="00F7032B"/>
    <w:rsid w:val="00F70AEC"/>
    <w:rsid w:val="00F7331F"/>
    <w:rsid w:val="00F75CF5"/>
    <w:rsid w:val="00F77870"/>
    <w:rsid w:val="00F8062F"/>
    <w:rsid w:val="00F81475"/>
    <w:rsid w:val="00F8353D"/>
    <w:rsid w:val="00F8537E"/>
    <w:rsid w:val="00F869BA"/>
    <w:rsid w:val="00F879A6"/>
    <w:rsid w:val="00F9161E"/>
    <w:rsid w:val="00F9499F"/>
    <w:rsid w:val="00F95475"/>
    <w:rsid w:val="00F95838"/>
    <w:rsid w:val="00F95968"/>
    <w:rsid w:val="00FA1290"/>
    <w:rsid w:val="00FA1B2C"/>
    <w:rsid w:val="00FA20A4"/>
    <w:rsid w:val="00FA44A6"/>
    <w:rsid w:val="00FA6000"/>
    <w:rsid w:val="00FA69CC"/>
    <w:rsid w:val="00FB1669"/>
    <w:rsid w:val="00FB3674"/>
    <w:rsid w:val="00FB6D69"/>
    <w:rsid w:val="00FB7064"/>
    <w:rsid w:val="00FC1379"/>
    <w:rsid w:val="00FC1CAF"/>
    <w:rsid w:val="00FC2410"/>
    <w:rsid w:val="00FC4655"/>
    <w:rsid w:val="00FC4D72"/>
    <w:rsid w:val="00FC6B03"/>
    <w:rsid w:val="00FC7B38"/>
    <w:rsid w:val="00FD4D8E"/>
    <w:rsid w:val="00FD5571"/>
    <w:rsid w:val="00FE15C1"/>
    <w:rsid w:val="00FE3DE9"/>
    <w:rsid w:val="00FE475B"/>
    <w:rsid w:val="00FE53F5"/>
    <w:rsid w:val="00FF1450"/>
    <w:rsid w:val="00FF339D"/>
    <w:rsid w:val="00FF3844"/>
    <w:rsid w:val="00FF3976"/>
    <w:rsid w:val="00FF50DE"/>
    <w:rsid w:val="00FF5EC4"/>
    <w:rsid w:val="00FF7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01618"/>
  <w15:docId w15:val="{9929926B-FCED-4F76-863C-0E0CCCD9D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71AA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71AA0"/>
    <w:rPr>
      <w:rFonts w:ascii="Tahoma" w:hAnsi="Tahoma" w:cs="Tahoma"/>
      <w:sz w:val="16"/>
      <w:szCs w:val="16"/>
    </w:rPr>
  </w:style>
  <w:style w:type="paragraph" w:styleId="Textoindependiente">
    <w:name w:val="Body Text"/>
    <w:aliases w:val="bt,body text,body tesx,contents,Subsection Body Text,TextindepT2"/>
    <w:basedOn w:val="Normal"/>
    <w:link w:val="TextoindependienteCar"/>
    <w:uiPriority w:val="99"/>
    <w:rsid w:val="00635CD8"/>
    <w:pPr>
      <w:widowControl w:val="0"/>
      <w:autoSpaceDE w:val="0"/>
      <w:autoSpaceDN w:val="0"/>
      <w:spacing w:after="0" w:line="240" w:lineRule="auto"/>
      <w:jc w:val="both"/>
    </w:pPr>
    <w:rPr>
      <w:rFonts w:ascii="Arial" w:eastAsia="Times New Roman" w:hAnsi="Arial" w:cs="Arial"/>
      <w:lang w:val="es-ES_tradnl" w:eastAsia="es-ES"/>
    </w:rPr>
  </w:style>
  <w:style w:type="character" w:customStyle="1" w:styleId="TextoindependienteCar">
    <w:name w:val="Texto independiente Car"/>
    <w:aliases w:val="bt Car,body text Car,body tesx Car,contents Car,Subsection Body Text Car,TextindepT2 Car"/>
    <w:basedOn w:val="Fuentedeprrafopredeter"/>
    <w:link w:val="Textoindependiente"/>
    <w:uiPriority w:val="99"/>
    <w:rsid w:val="00635CD8"/>
    <w:rPr>
      <w:rFonts w:ascii="Arial" w:eastAsia="Times New Roman" w:hAnsi="Arial" w:cs="Arial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635C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35CD8"/>
  </w:style>
  <w:style w:type="paragraph" w:styleId="Piedepgina">
    <w:name w:val="footer"/>
    <w:basedOn w:val="Normal"/>
    <w:link w:val="PiedepginaCar"/>
    <w:uiPriority w:val="99"/>
    <w:unhideWhenUsed/>
    <w:rsid w:val="00635CD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35CD8"/>
  </w:style>
  <w:style w:type="paragraph" w:styleId="Sinespaciado">
    <w:name w:val="No Spacing"/>
    <w:uiPriority w:val="1"/>
    <w:qFormat/>
    <w:rsid w:val="00E34EDB"/>
    <w:pPr>
      <w:spacing w:after="0" w:line="240" w:lineRule="auto"/>
    </w:pPr>
    <w:rPr>
      <w:rFonts w:ascii="Calibri" w:eastAsia="Calibri" w:hAnsi="Calibri" w:cs="Calibri"/>
      <w:lang w:val="es-ES" w:eastAsia="es-ES"/>
    </w:rPr>
  </w:style>
  <w:style w:type="table" w:styleId="Tablanormal3">
    <w:name w:val="Plain Table 3"/>
    <w:basedOn w:val="Tablanormal"/>
    <w:uiPriority w:val="43"/>
    <w:rsid w:val="003E412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Revisin">
    <w:name w:val="Revision"/>
    <w:hidden/>
    <w:uiPriority w:val="99"/>
    <w:semiHidden/>
    <w:rsid w:val="00531055"/>
    <w:pPr>
      <w:spacing w:after="0" w:line="240" w:lineRule="auto"/>
    </w:pPr>
  </w:style>
  <w:style w:type="character" w:styleId="Refdecomentario">
    <w:name w:val="annotation reference"/>
    <w:basedOn w:val="Fuentedeprrafopredeter"/>
    <w:uiPriority w:val="99"/>
    <w:semiHidden/>
    <w:unhideWhenUsed/>
    <w:rsid w:val="00DD51E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D51E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D51E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D51E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D51E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55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0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1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60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24c537a-405f-48ed-a26d-1c82f8e98452" xsi:nil="true"/>
    <lcf76f155ced4ddcb4097134ff3c332f xmlns="ad815c64-147a-425d-9458-6f02da8cd48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1C4D9C3A010F34799B58C998ACC7D34" ma:contentTypeVersion="14" ma:contentTypeDescription="Crear nuevo documento." ma:contentTypeScope="" ma:versionID="cb6088b1a632060a05393862b7e68009">
  <xsd:schema xmlns:xsd="http://www.w3.org/2001/XMLSchema" xmlns:xs="http://www.w3.org/2001/XMLSchema" xmlns:p="http://schemas.microsoft.com/office/2006/metadata/properties" xmlns:ns2="ad815c64-147a-425d-9458-6f02da8cd482" xmlns:ns3="424c537a-405f-48ed-a26d-1c82f8e98452" targetNamespace="http://schemas.microsoft.com/office/2006/metadata/properties" ma:root="true" ma:fieldsID="6ce4490a7d8d6c7eab0411e80f42a438" ns2:_="" ns3:_="">
    <xsd:import namespace="ad815c64-147a-425d-9458-6f02da8cd482"/>
    <xsd:import namespace="424c537a-405f-48ed-a26d-1c82f8e984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d815c64-147a-425d-9458-6f02da8cd4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1cfe5bb3-3005-4b56-a716-2e3e761839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description="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24c537a-405f-48ed-a26d-1c82f8e984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20ebf97-728f-45aa-808c-b6568207acde}" ma:internalName="TaxCatchAll" ma:showField="CatchAllData" ma:web="424c537a-405f-48ed-a26d-1c82f8e984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CBEA13E-0A6A-4E86-BE13-5EFFEA42D3D0}">
  <ds:schemaRefs>
    <ds:schemaRef ds:uri="http://schemas.microsoft.com/office/2006/metadata/properties"/>
    <ds:schemaRef ds:uri="http://schemas.microsoft.com/office/infopath/2007/PartnerControls"/>
    <ds:schemaRef ds:uri="424c537a-405f-48ed-a26d-1c82f8e98452"/>
    <ds:schemaRef ds:uri="ad815c64-147a-425d-9458-6f02da8cd482"/>
  </ds:schemaRefs>
</ds:datastoreItem>
</file>

<file path=customXml/itemProps2.xml><?xml version="1.0" encoding="utf-8"?>
<ds:datastoreItem xmlns:ds="http://schemas.openxmlformats.org/officeDocument/2006/customXml" ds:itemID="{0F1ED9DE-2CC5-4C74-98C2-2982579AC7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d815c64-147a-425d-9458-6f02da8cd482"/>
    <ds:schemaRef ds:uri="424c537a-405f-48ed-a26d-1c82f8e984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23E7479-4992-40ED-A4B5-313F8BFFCB2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286</Words>
  <Characters>1592</Characters>
  <Application>Microsoft Office Word</Application>
  <DocSecurity>0</DocSecurity>
  <Lines>53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Diana Carolina Zapata Betancur</dc:creator>
  <cp:lastModifiedBy>Ivan Arbelaez Cardona</cp:lastModifiedBy>
  <cp:revision>13</cp:revision>
  <cp:lastPrinted>2026-09-14T20:24:00Z</cp:lastPrinted>
  <dcterms:created xsi:type="dcterms:W3CDTF">2025-03-28T01:53:00Z</dcterms:created>
  <dcterms:modified xsi:type="dcterms:W3CDTF">2026-09-14T20:24:00Z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0x01010041C4D9C3A010F34799B58C998ACC7D34</vt:lpwstr>
  </property>
  <property fmtid="{D5CDD505-2E9C-101B-9397-08002B2CF9AE}" pid="3" name="MediaServiceImageTags">
    <vt:lpwstr/>
  </property>
</Properties>
</file>